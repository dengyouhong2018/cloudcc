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1"/>
          <w:szCs w:val="21"/>
        </w:rPr>
      </w:pPr>
      <w:bookmarkStart w:id="0" w:name="_Toc34638586"/>
    </w:p>
    <w:p>
      <w:pPr>
        <w:pStyle w:val="42"/>
        <w:spacing w:line="360" w:lineRule="auto"/>
        <w:rPr>
          <w:b/>
          <w:bCs/>
          <w:sz w:val="21"/>
          <w:szCs w:val="21"/>
        </w:rPr>
      </w:pPr>
    </w:p>
    <w:p>
      <w:pPr>
        <w:jc w:val="center"/>
        <w:rPr>
          <w:b/>
          <w:bCs/>
          <w:sz w:val="21"/>
          <w:szCs w:val="21"/>
        </w:rPr>
      </w:pPr>
      <w:r>
        <w:rPr>
          <w:rFonts w:hint="eastAsia"/>
          <w:b/>
          <w:bCs/>
          <w:sz w:val="21"/>
          <w:szCs w:val="21"/>
        </w:rPr>
        <w:t>需求说明书</w:t>
      </w:r>
    </w:p>
    <w:p>
      <w:pPr>
        <w:pStyle w:val="42"/>
        <w:spacing w:line="360" w:lineRule="auto"/>
        <w:jc w:val="both"/>
        <w:rPr>
          <w:b/>
          <w:bCs/>
          <w:sz w:val="21"/>
          <w:szCs w:val="21"/>
        </w:rPr>
      </w:pPr>
    </w:p>
    <w:p>
      <w:pPr>
        <w:rPr>
          <w:sz w:val="21"/>
          <w:szCs w:val="21"/>
        </w:rPr>
      </w:pPr>
    </w:p>
    <w:p>
      <w:pPr>
        <w:rPr>
          <w:sz w:val="21"/>
          <w:szCs w:val="21"/>
        </w:rPr>
      </w:pPr>
    </w:p>
    <w:p>
      <w:pPr>
        <w:rPr>
          <w:sz w:val="21"/>
          <w:szCs w:val="21"/>
        </w:rPr>
      </w:pPr>
    </w:p>
    <w:tbl>
      <w:tblPr>
        <w:tblStyle w:val="50"/>
        <w:tblW w:w="60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40"/>
        <w:gridCol w:w="1800"/>
        <w:gridCol w:w="1080"/>
        <w:gridCol w:w="1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40" w:type="dxa"/>
            <w:vAlign w:val="center"/>
          </w:tcPr>
          <w:p>
            <w:pPr>
              <w:pStyle w:val="311"/>
              <w:widowControl w:val="0"/>
              <w:autoSpaceDE/>
              <w:autoSpaceDN/>
              <w:spacing w:after="0" w:line="360" w:lineRule="auto"/>
              <w:rPr>
                <w:kern w:val="2"/>
                <w:sz w:val="21"/>
                <w:szCs w:val="21"/>
              </w:rPr>
            </w:pPr>
            <w:r>
              <w:rPr>
                <w:rFonts w:hint="eastAsia"/>
                <w:kern w:val="2"/>
                <w:sz w:val="21"/>
                <w:szCs w:val="21"/>
              </w:rPr>
              <w:t>文件编号</w:t>
            </w:r>
          </w:p>
        </w:tc>
        <w:tc>
          <w:tcPr>
            <w:tcW w:w="4714" w:type="dxa"/>
            <w:gridSpan w:val="3"/>
            <w:vAlign w:val="center"/>
          </w:tcPr>
          <w:p>
            <w:pPr>
              <w:rPr>
                <w:sz w:val="21"/>
                <w:szCs w:val="21"/>
              </w:rPr>
            </w:pPr>
            <w:r>
              <w:rPr>
                <w:rFonts w:hint="eastAsia"/>
                <w:sz w:val="21"/>
                <w:szCs w:val="21"/>
                <w:lang w:eastAsia="zh-CN"/>
              </w:rPr>
              <w:t>星智云产品</w:t>
            </w:r>
            <w:r>
              <w:rPr>
                <w:sz w:val="21"/>
                <w:szCs w:val="21"/>
              </w:rPr>
              <w:t>-IPCC-RS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40" w:type="dxa"/>
            <w:vAlign w:val="center"/>
          </w:tcPr>
          <w:p>
            <w:pPr>
              <w:jc w:val="center"/>
              <w:rPr>
                <w:sz w:val="21"/>
                <w:szCs w:val="21"/>
              </w:rPr>
            </w:pPr>
            <w:r>
              <w:rPr>
                <w:rFonts w:hint="eastAsia"/>
                <w:sz w:val="21"/>
                <w:szCs w:val="21"/>
              </w:rPr>
              <w:t>文件状态</w:t>
            </w:r>
          </w:p>
        </w:tc>
        <w:tc>
          <w:tcPr>
            <w:tcW w:w="4714" w:type="dxa"/>
            <w:gridSpan w:val="3"/>
            <w:vAlign w:val="center"/>
          </w:tcPr>
          <w:p>
            <w:pPr>
              <w:rPr>
                <w:sz w:val="21"/>
                <w:szCs w:val="21"/>
              </w:rPr>
            </w:pPr>
            <w:r>
              <w:rPr>
                <w:rFonts w:hint="eastAsia"/>
                <w:sz w:val="21"/>
                <w:szCs w:val="21"/>
              </w:rPr>
              <w:t>[</w:t>
            </w:r>
            <w:r>
              <w:rPr>
                <w:sz w:val="21"/>
                <w:szCs w:val="21"/>
              </w:rPr>
              <w:t xml:space="preserve"> </w:t>
            </w:r>
            <w:r>
              <w:rPr>
                <w:rFonts w:hint="eastAsia"/>
                <w:sz w:val="21"/>
                <w:szCs w:val="21"/>
              </w:rPr>
              <w:t>]草稿  [  ] 正式发布  [√]正在修改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jc w:val="center"/>
        </w:trPr>
        <w:tc>
          <w:tcPr>
            <w:tcW w:w="1340" w:type="dxa"/>
            <w:vAlign w:val="center"/>
          </w:tcPr>
          <w:p>
            <w:pPr>
              <w:jc w:val="center"/>
              <w:rPr>
                <w:sz w:val="21"/>
                <w:szCs w:val="21"/>
              </w:rPr>
            </w:pPr>
            <w:r>
              <w:rPr>
                <w:rFonts w:hint="eastAsia"/>
                <w:sz w:val="21"/>
                <w:szCs w:val="21"/>
              </w:rPr>
              <w:t>当前版本</w:t>
            </w:r>
          </w:p>
        </w:tc>
        <w:tc>
          <w:tcPr>
            <w:tcW w:w="4714" w:type="dxa"/>
            <w:gridSpan w:val="3"/>
            <w:vAlign w:val="center"/>
          </w:tcPr>
          <w:p>
            <w:pPr>
              <w:rPr>
                <w:sz w:val="21"/>
                <w:szCs w:val="21"/>
              </w:rPr>
            </w:pPr>
            <w:r>
              <w:rPr>
                <w:rFonts w:hint="eastAsia"/>
                <w:sz w:val="21"/>
                <w:szCs w:val="21"/>
              </w:rPr>
              <w:t>V</w:t>
            </w:r>
            <w:r>
              <w:rPr>
                <w:sz w:val="21"/>
                <w:szCs w:val="21"/>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40" w:type="dxa"/>
            <w:vAlign w:val="center"/>
          </w:tcPr>
          <w:p>
            <w:pPr>
              <w:jc w:val="center"/>
              <w:rPr>
                <w:sz w:val="21"/>
                <w:szCs w:val="21"/>
              </w:rPr>
            </w:pPr>
            <w:r>
              <w:rPr>
                <w:rFonts w:hint="eastAsia"/>
                <w:sz w:val="21"/>
                <w:szCs w:val="21"/>
              </w:rPr>
              <w:t>拟 制</w:t>
            </w:r>
          </w:p>
        </w:tc>
        <w:tc>
          <w:tcPr>
            <w:tcW w:w="1800" w:type="dxa"/>
            <w:vAlign w:val="center"/>
          </w:tcPr>
          <w:p>
            <w:pPr>
              <w:ind w:left="-14" w:leftChars="-25" w:hanging="46" w:hangingChars="22"/>
              <w:rPr>
                <w:sz w:val="21"/>
                <w:szCs w:val="21"/>
              </w:rPr>
            </w:pPr>
          </w:p>
        </w:tc>
        <w:tc>
          <w:tcPr>
            <w:tcW w:w="1080" w:type="dxa"/>
            <w:vAlign w:val="center"/>
          </w:tcPr>
          <w:p>
            <w:pPr>
              <w:jc w:val="center"/>
              <w:rPr>
                <w:sz w:val="21"/>
                <w:szCs w:val="21"/>
              </w:rPr>
            </w:pPr>
            <w:r>
              <w:rPr>
                <w:rFonts w:hint="eastAsia"/>
                <w:sz w:val="21"/>
                <w:szCs w:val="21"/>
              </w:rPr>
              <w:t>日期</w:t>
            </w:r>
          </w:p>
        </w:tc>
        <w:tc>
          <w:tcPr>
            <w:tcW w:w="1834" w:type="dxa"/>
            <w:vAlign w:val="center"/>
          </w:tcPr>
          <w:p>
            <w:pPr>
              <w:rPr>
                <w:rFonts w:hint="default" w:eastAsiaTheme="minorEastAsia"/>
                <w:sz w:val="21"/>
                <w:szCs w:val="21"/>
                <w:lang w:val="en-US" w:eastAsia="zh-CN"/>
              </w:rPr>
            </w:pPr>
            <w:r>
              <w:rPr>
                <w:rFonts w:hint="eastAsia"/>
                <w:sz w:val="21"/>
                <w:szCs w:val="21"/>
              </w:rPr>
              <w:t>201</w:t>
            </w:r>
            <w:r>
              <w:rPr>
                <w:rFonts w:hint="eastAsia"/>
                <w:sz w:val="21"/>
                <w:szCs w:val="21"/>
                <w:lang w:val="en-US" w:eastAsia="zh-CN"/>
              </w:rPr>
              <w:t>9</w:t>
            </w:r>
            <w:r>
              <w:rPr>
                <w:rFonts w:hint="eastAsia"/>
                <w:sz w:val="21"/>
                <w:szCs w:val="21"/>
              </w:rPr>
              <w:t>-</w:t>
            </w:r>
            <w:r>
              <w:rPr>
                <w:rFonts w:hint="eastAsia"/>
                <w:sz w:val="21"/>
                <w:szCs w:val="21"/>
                <w:lang w:val="en-US" w:eastAsia="zh-CN"/>
              </w:rPr>
              <w:t>7</w:t>
            </w:r>
            <w:r>
              <w:rPr>
                <w:rFonts w:hint="eastAsia"/>
                <w:sz w:val="21"/>
                <w:szCs w:val="21"/>
              </w:rPr>
              <w:t>-</w:t>
            </w:r>
            <w:r>
              <w:rPr>
                <w:rFonts w:hint="eastAsia"/>
                <w:sz w:val="21"/>
                <w:szCs w:val="21"/>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40" w:type="dxa"/>
            <w:vAlign w:val="center"/>
          </w:tcPr>
          <w:p>
            <w:pPr>
              <w:jc w:val="center"/>
              <w:rPr>
                <w:sz w:val="21"/>
                <w:szCs w:val="21"/>
              </w:rPr>
            </w:pPr>
            <w:r>
              <w:rPr>
                <w:rFonts w:hint="eastAsia"/>
                <w:sz w:val="21"/>
                <w:szCs w:val="21"/>
              </w:rPr>
              <w:t>审 核</w:t>
            </w:r>
          </w:p>
        </w:tc>
        <w:tc>
          <w:tcPr>
            <w:tcW w:w="1800" w:type="dxa"/>
            <w:vAlign w:val="center"/>
          </w:tcPr>
          <w:p>
            <w:pPr>
              <w:rPr>
                <w:sz w:val="21"/>
                <w:szCs w:val="21"/>
              </w:rPr>
            </w:pPr>
          </w:p>
        </w:tc>
        <w:tc>
          <w:tcPr>
            <w:tcW w:w="1080" w:type="dxa"/>
            <w:vAlign w:val="center"/>
          </w:tcPr>
          <w:p>
            <w:pPr>
              <w:jc w:val="center"/>
              <w:rPr>
                <w:sz w:val="21"/>
                <w:szCs w:val="21"/>
              </w:rPr>
            </w:pPr>
            <w:r>
              <w:rPr>
                <w:rFonts w:hint="eastAsia"/>
                <w:sz w:val="21"/>
                <w:szCs w:val="21"/>
              </w:rPr>
              <w:t>日期</w:t>
            </w:r>
          </w:p>
        </w:tc>
        <w:tc>
          <w:tcPr>
            <w:tcW w:w="1834" w:type="dxa"/>
            <w:vAlign w:val="center"/>
          </w:tcPr>
          <w:p>
            <w:pPr>
              <w:rPr>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40" w:type="dxa"/>
            <w:vAlign w:val="center"/>
          </w:tcPr>
          <w:p>
            <w:pPr>
              <w:jc w:val="center"/>
              <w:rPr>
                <w:sz w:val="21"/>
                <w:szCs w:val="21"/>
              </w:rPr>
            </w:pPr>
            <w:r>
              <w:rPr>
                <w:rFonts w:hint="eastAsia"/>
                <w:sz w:val="21"/>
                <w:szCs w:val="21"/>
              </w:rPr>
              <w:t>批 准</w:t>
            </w:r>
          </w:p>
        </w:tc>
        <w:tc>
          <w:tcPr>
            <w:tcW w:w="1800" w:type="dxa"/>
            <w:vAlign w:val="center"/>
          </w:tcPr>
          <w:p>
            <w:pPr>
              <w:jc w:val="center"/>
              <w:rPr>
                <w:sz w:val="21"/>
                <w:szCs w:val="21"/>
              </w:rPr>
            </w:pPr>
          </w:p>
        </w:tc>
        <w:tc>
          <w:tcPr>
            <w:tcW w:w="1080" w:type="dxa"/>
            <w:vAlign w:val="center"/>
          </w:tcPr>
          <w:p>
            <w:pPr>
              <w:jc w:val="center"/>
              <w:rPr>
                <w:sz w:val="21"/>
                <w:szCs w:val="21"/>
              </w:rPr>
            </w:pPr>
            <w:r>
              <w:rPr>
                <w:rFonts w:hint="eastAsia"/>
                <w:sz w:val="21"/>
                <w:szCs w:val="21"/>
              </w:rPr>
              <w:t>日期</w:t>
            </w:r>
          </w:p>
        </w:tc>
        <w:tc>
          <w:tcPr>
            <w:tcW w:w="1834" w:type="dxa"/>
            <w:vAlign w:val="center"/>
          </w:tcPr>
          <w:p>
            <w:pPr>
              <w:rPr>
                <w:sz w:val="21"/>
                <w:szCs w:val="21"/>
              </w:rPr>
            </w:pPr>
          </w:p>
        </w:tc>
      </w:tr>
    </w:tbl>
    <w:p>
      <w:pPr>
        <w:rPr>
          <w:sz w:val="21"/>
          <w:szCs w:val="21"/>
        </w:rPr>
      </w:pPr>
    </w:p>
    <w:p>
      <w:pPr>
        <w:rPr>
          <w:sz w:val="21"/>
          <w:szCs w:val="21"/>
        </w:rPr>
      </w:pPr>
    </w:p>
    <w:p>
      <w:pPr>
        <w:rPr>
          <w:sz w:val="21"/>
          <w:szCs w:val="21"/>
        </w:rPr>
        <w:sectPr>
          <w:headerReference r:id="rId4" w:type="first"/>
          <w:footerReference r:id="rId6" w:type="first"/>
          <w:headerReference r:id="rId3" w:type="default"/>
          <w:footerReference r:id="rId5" w:type="default"/>
          <w:pgSz w:w="11907" w:h="16840"/>
          <w:pgMar w:top="1701" w:right="1377" w:bottom="1701" w:left="1701" w:header="567" w:footer="284" w:gutter="0"/>
          <w:pgNumType w:start="2"/>
          <w:cols w:space="720" w:num="1"/>
          <w:titlePg/>
          <w:docGrid w:linePitch="360" w:charSpace="0"/>
        </w:sectPr>
      </w:pPr>
    </w:p>
    <w:p>
      <w:pPr>
        <w:tabs>
          <w:tab w:val="left" w:pos="3135"/>
          <w:tab w:val="center" w:pos="4156"/>
        </w:tabs>
        <w:rPr>
          <w:b/>
          <w:bCs/>
          <w:sz w:val="21"/>
          <w:szCs w:val="21"/>
        </w:rPr>
      </w:pPr>
      <w:r>
        <w:rPr>
          <w:b/>
          <w:bCs/>
          <w:sz w:val="21"/>
          <w:szCs w:val="21"/>
        </w:rPr>
        <w:tab/>
      </w:r>
      <w:r>
        <w:rPr>
          <w:b/>
          <w:bCs/>
          <w:sz w:val="21"/>
          <w:szCs w:val="21"/>
        </w:rPr>
        <w:tab/>
      </w:r>
      <w:r>
        <w:rPr>
          <w:rFonts w:hint="eastAsia"/>
          <w:b/>
          <w:bCs/>
          <w:sz w:val="21"/>
          <w:szCs w:val="21"/>
        </w:rPr>
        <w:t>修订历史记录</w:t>
      </w:r>
    </w:p>
    <w:p>
      <w:pPr>
        <w:rPr>
          <w:sz w:val="21"/>
          <w:szCs w:val="21"/>
        </w:rPr>
      </w:pPr>
    </w:p>
    <w:p>
      <w:pPr>
        <w:ind w:firstLine="1050" w:firstLineChars="500"/>
        <w:rPr>
          <w:sz w:val="21"/>
          <w:szCs w:val="21"/>
        </w:rPr>
      </w:pP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ab/>
      </w:r>
      <w:r>
        <w:rPr>
          <w:rFonts w:hint="eastAsia"/>
          <w:sz w:val="21"/>
          <w:szCs w:val="21"/>
        </w:rPr>
        <w:t xml:space="preserve">      </w:t>
      </w:r>
      <w:r>
        <w:rPr>
          <w:b/>
          <w:sz w:val="21"/>
          <w:szCs w:val="21"/>
        </w:rPr>
        <w:t>A</w:t>
      </w:r>
      <w:r>
        <w:rPr>
          <w:sz w:val="21"/>
          <w:szCs w:val="21"/>
        </w:rPr>
        <w:t xml:space="preserve"> - </w:t>
      </w:r>
      <w:r>
        <w:rPr>
          <w:rFonts w:hint="eastAsia"/>
          <w:sz w:val="21"/>
          <w:szCs w:val="21"/>
        </w:rPr>
        <w:t>增加</w:t>
      </w:r>
      <w:r>
        <w:rPr>
          <w:sz w:val="21"/>
          <w:szCs w:val="21"/>
        </w:rPr>
        <w:t xml:space="preserve">  </w:t>
      </w:r>
      <w:r>
        <w:rPr>
          <w:b/>
          <w:sz w:val="21"/>
          <w:szCs w:val="21"/>
        </w:rPr>
        <w:t>M</w:t>
      </w:r>
      <w:r>
        <w:rPr>
          <w:sz w:val="21"/>
          <w:szCs w:val="21"/>
        </w:rPr>
        <w:t xml:space="preserve"> - </w:t>
      </w:r>
      <w:r>
        <w:rPr>
          <w:rFonts w:hint="eastAsia"/>
          <w:sz w:val="21"/>
          <w:szCs w:val="21"/>
        </w:rPr>
        <w:t>修订</w:t>
      </w:r>
      <w:r>
        <w:rPr>
          <w:sz w:val="21"/>
          <w:szCs w:val="21"/>
        </w:rPr>
        <w:t xml:space="preserve">  </w:t>
      </w:r>
      <w:r>
        <w:rPr>
          <w:b/>
          <w:sz w:val="21"/>
          <w:szCs w:val="21"/>
        </w:rPr>
        <w:t>D</w:t>
      </w:r>
      <w:r>
        <w:rPr>
          <w:sz w:val="21"/>
          <w:szCs w:val="21"/>
        </w:rPr>
        <w:t xml:space="preserve"> - </w:t>
      </w:r>
      <w:r>
        <w:rPr>
          <w:rFonts w:hint="eastAsia"/>
          <w:sz w:val="21"/>
          <w:szCs w:val="21"/>
        </w:rPr>
        <w:t>删除</w:t>
      </w:r>
    </w:p>
    <w:tbl>
      <w:tblPr>
        <w:tblStyle w:val="50"/>
        <w:tblW w:w="8727" w:type="dxa"/>
        <w:tblInd w:w="0" w:type="dxa"/>
        <w:tblLayout w:type="fixed"/>
        <w:tblCellMar>
          <w:top w:w="0" w:type="dxa"/>
          <w:left w:w="80" w:type="dxa"/>
          <w:bottom w:w="0" w:type="dxa"/>
          <w:right w:w="80" w:type="dxa"/>
        </w:tblCellMar>
      </w:tblPr>
      <w:tblGrid>
        <w:gridCol w:w="1073"/>
        <w:gridCol w:w="1275"/>
        <w:gridCol w:w="993"/>
        <w:gridCol w:w="850"/>
        <w:gridCol w:w="3063"/>
        <w:gridCol w:w="1473"/>
      </w:tblGrid>
      <w:tr>
        <w:tblPrEx>
          <w:tblLayout w:type="fixed"/>
          <w:tblCellMar>
            <w:top w:w="0" w:type="dxa"/>
            <w:left w:w="80" w:type="dxa"/>
            <w:bottom w:w="0" w:type="dxa"/>
            <w:right w:w="80" w:type="dxa"/>
          </w:tblCellMar>
        </w:tblPrEx>
        <w:trPr>
          <w:cantSplit/>
        </w:trPr>
        <w:tc>
          <w:tcPr>
            <w:tcW w:w="1073" w:type="dxa"/>
            <w:tcBorders>
              <w:top w:val="single" w:color="auto" w:sz="6" w:space="0"/>
              <w:left w:val="single" w:color="auto" w:sz="6" w:space="0"/>
              <w:bottom w:val="single" w:color="auto" w:sz="6" w:space="0"/>
              <w:right w:val="single" w:color="auto" w:sz="6" w:space="0"/>
            </w:tcBorders>
          </w:tcPr>
          <w:p>
            <w:pPr>
              <w:ind w:left="-120" w:leftChars="-50" w:right="-120" w:rightChars="-50"/>
              <w:jc w:val="center"/>
              <w:rPr>
                <w:sz w:val="21"/>
                <w:szCs w:val="21"/>
              </w:rPr>
            </w:pPr>
            <w:r>
              <w:rPr>
                <w:rFonts w:hint="eastAsia"/>
                <w:sz w:val="21"/>
                <w:szCs w:val="21"/>
              </w:rPr>
              <w:t>变更版本号</w:t>
            </w:r>
          </w:p>
        </w:tc>
        <w:tc>
          <w:tcPr>
            <w:tcW w:w="1275" w:type="dxa"/>
            <w:tcBorders>
              <w:top w:val="single" w:color="auto" w:sz="6" w:space="0"/>
              <w:left w:val="single" w:color="auto" w:sz="6" w:space="0"/>
              <w:bottom w:val="single" w:color="auto" w:sz="6" w:space="0"/>
              <w:right w:val="single" w:color="auto" w:sz="6" w:space="0"/>
            </w:tcBorders>
          </w:tcPr>
          <w:p>
            <w:pPr>
              <w:ind w:left="-120" w:leftChars="-50" w:right="-120" w:rightChars="-50"/>
              <w:jc w:val="center"/>
              <w:rPr>
                <w:sz w:val="21"/>
                <w:szCs w:val="21"/>
              </w:rPr>
            </w:pPr>
            <w:r>
              <w:rPr>
                <w:rFonts w:hint="eastAsia"/>
                <w:sz w:val="21"/>
                <w:szCs w:val="21"/>
              </w:rPr>
              <w:t>日期</w:t>
            </w:r>
          </w:p>
        </w:tc>
        <w:tc>
          <w:tcPr>
            <w:tcW w:w="993" w:type="dxa"/>
            <w:tcBorders>
              <w:top w:val="single" w:color="auto" w:sz="6" w:space="0"/>
              <w:left w:val="single" w:color="auto" w:sz="6" w:space="0"/>
              <w:bottom w:val="single" w:color="auto" w:sz="6" w:space="0"/>
              <w:right w:val="single" w:color="auto" w:sz="6" w:space="0"/>
            </w:tcBorders>
          </w:tcPr>
          <w:p>
            <w:pPr>
              <w:ind w:left="-120" w:leftChars="-50" w:right="-120" w:rightChars="-50"/>
              <w:jc w:val="center"/>
              <w:rPr>
                <w:sz w:val="21"/>
                <w:szCs w:val="21"/>
              </w:rPr>
            </w:pPr>
            <w:r>
              <w:rPr>
                <w:rFonts w:hint="eastAsia"/>
                <w:sz w:val="21"/>
                <w:szCs w:val="21"/>
              </w:rPr>
              <w:t>变更类型</w:t>
            </w:r>
            <w:r>
              <w:rPr>
                <w:sz w:val="21"/>
                <w:szCs w:val="21"/>
              </w:rPr>
              <w:br w:type="textWrapping"/>
            </w:r>
            <w:r>
              <w:rPr>
                <w:rFonts w:hint="eastAsia"/>
                <w:sz w:val="21"/>
                <w:szCs w:val="21"/>
              </w:rPr>
              <w:t>（</w:t>
            </w:r>
            <w:r>
              <w:rPr>
                <w:b/>
                <w:sz w:val="21"/>
                <w:szCs w:val="21"/>
              </w:rPr>
              <w:t>A*M*D</w:t>
            </w:r>
            <w:r>
              <w:rPr>
                <w:rFonts w:hint="eastAsia"/>
                <w:sz w:val="21"/>
                <w:szCs w:val="21"/>
              </w:rPr>
              <w:t>）</w:t>
            </w:r>
          </w:p>
        </w:tc>
        <w:tc>
          <w:tcPr>
            <w:tcW w:w="850" w:type="dxa"/>
            <w:tcBorders>
              <w:top w:val="single" w:color="auto" w:sz="6" w:space="0"/>
              <w:left w:val="single" w:color="auto" w:sz="6" w:space="0"/>
              <w:bottom w:val="single" w:color="auto" w:sz="6" w:space="0"/>
              <w:right w:val="single" w:color="auto" w:sz="6" w:space="0"/>
            </w:tcBorders>
          </w:tcPr>
          <w:p>
            <w:pPr>
              <w:ind w:left="-120" w:leftChars="-50" w:right="-120" w:rightChars="-50"/>
              <w:jc w:val="center"/>
              <w:rPr>
                <w:sz w:val="21"/>
                <w:szCs w:val="21"/>
              </w:rPr>
            </w:pPr>
            <w:r>
              <w:rPr>
                <w:rFonts w:hint="eastAsia"/>
                <w:sz w:val="21"/>
                <w:szCs w:val="21"/>
              </w:rPr>
              <w:t>修改人</w:t>
            </w:r>
          </w:p>
        </w:tc>
        <w:tc>
          <w:tcPr>
            <w:tcW w:w="3063" w:type="dxa"/>
            <w:tcBorders>
              <w:top w:val="single" w:color="auto" w:sz="6" w:space="0"/>
              <w:left w:val="single" w:color="auto" w:sz="6" w:space="0"/>
              <w:bottom w:val="single" w:color="auto" w:sz="6" w:space="0"/>
              <w:right w:val="single" w:color="auto" w:sz="6" w:space="0"/>
            </w:tcBorders>
          </w:tcPr>
          <w:p>
            <w:pPr>
              <w:ind w:left="-120" w:leftChars="-50" w:right="-120" w:rightChars="-50"/>
              <w:jc w:val="center"/>
              <w:rPr>
                <w:sz w:val="21"/>
                <w:szCs w:val="21"/>
              </w:rPr>
            </w:pPr>
            <w:r>
              <w:rPr>
                <w:rFonts w:hint="eastAsia"/>
                <w:sz w:val="21"/>
                <w:szCs w:val="21"/>
              </w:rPr>
              <w:t>摘          要</w:t>
            </w:r>
          </w:p>
        </w:tc>
        <w:tc>
          <w:tcPr>
            <w:tcW w:w="1473" w:type="dxa"/>
            <w:tcBorders>
              <w:top w:val="single" w:color="auto" w:sz="6" w:space="0"/>
              <w:left w:val="single" w:color="auto" w:sz="6" w:space="0"/>
              <w:bottom w:val="single" w:color="auto" w:sz="6" w:space="0"/>
              <w:right w:val="single" w:color="auto" w:sz="6" w:space="0"/>
            </w:tcBorders>
          </w:tcPr>
          <w:p>
            <w:pPr>
              <w:ind w:left="-120" w:leftChars="-50" w:right="-120" w:rightChars="-50"/>
              <w:jc w:val="center"/>
              <w:rPr>
                <w:sz w:val="21"/>
                <w:szCs w:val="21"/>
              </w:rPr>
            </w:pPr>
            <w:r>
              <w:rPr>
                <w:rFonts w:hint="eastAsia"/>
                <w:sz w:val="21"/>
                <w:szCs w:val="21"/>
              </w:rPr>
              <w:t>备注</w:t>
            </w:r>
          </w:p>
        </w:tc>
      </w:tr>
      <w:tr>
        <w:tblPrEx>
          <w:tblLayout w:type="fixed"/>
          <w:tblCellMar>
            <w:top w:w="0" w:type="dxa"/>
            <w:left w:w="80" w:type="dxa"/>
            <w:bottom w:w="0" w:type="dxa"/>
            <w:right w:w="80" w:type="dxa"/>
          </w:tblCellMar>
        </w:tblPrEx>
        <w:trPr>
          <w:cantSplit/>
        </w:trPr>
        <w:tc>
          <w:tcPr>
            <w:tcW w:w="1073" w:type="dxa"/>
            <w:tcBorders>
              <w:top w:val="single" w:color="auto" w:sz="6" w:space="0"/>
              <w:left w:val="single" w:color="auto" w:sz="6" w:space="0"/>
              <w:bottom w:val="single" w:color="auto" w:sz="6" w:space="0"/>
              <w:right w:val="single" w:color="auto" w:sz="6" w:space="0"/>
            </w:tcBorders>
          </w:tcPr>
          <w:p>
            <w:pPr>
              <w:snapToGrid w:val="0"/>
              <w:jc w:val="center"/>
              <w:rPr>
                <w:sz w:val="21"/>
                <w:szCs w:val="21"/>
              </w:rPr>
            </w:pPr>
            <w:r>
              <w:rPr>
                <w:rFonts w:hint="eastAsia"/>
                <w:sz w:val="21"/>
                <w:szCs w:val="21"/>
              </w:rPr>
              <w:t>V1.0</w:t>
            </w:r>
          </w:p>
        </w:tc>
        <w:tc>
          <w:tcPr>
            <w:tcW w:w="1275" w:type="dxa"/>
            <w:tcBorders>
              <w:top w:val="single" w:color="auto" w:sz="6" w:space="0"/>
              <w:left w:val="single" w:color="auto" w:sz="6" w:space="0"/>
              <w:bottom w:val="single" w:color="auto" w:sz="6" w:space="0"/>
              <w:right w:val="single" w:color="auto" w:sz="6" w:space="0"/>
            </w:tcBorders>
          </w:tcPr>
          <w:p>
            <w:pPr>
              <w:snapToGrid w:val="0"/>
              <w:jc w:val="center"/>
              <w:rPr>
                <w:rFonts w:hint="default" w:eastAsiaTheme="minorEastAsia"/>
                <w:sz w:val="21"/>
                <w:szCs w:val="21"/>
                <w:lang w:val="en-US" w:eastAsia="zh-CN"/>
              </w:rPr>
            </w:pPr>
            <w:r>
              <w:rPr>
                <w:rFonts w:hint="eastAsia"/>
                <w:sz w:val="21"/>
                <w:szCs w:val="21"/>
              </w:rPr>
              <w:t>201</w:t>
            </w:r>
            <w:r>
              <w:rPr>
                <w:rFonts w:hint="eastAsia"/>
                <w:sz w:val="21"/>
                <w:szCs w:val="21"/>
                <w:lang w:val="en-US" w:eastAsia="zh-CN"/>
              </w:rPr>
              <w:t>9</w:t>
            </w:r>
            <w:r>
              <w:rPr>
                <w:rFonts w:hint="eastAsia"/>
                <w:sz w:val="21"/>
                <w:szCs w:val="21"/>
              </w:rPr>
              <w:t>-</w:t>
            </w:r>
            <w:r>
              <w:rPr>
                <w:rFonts w:hint="eastAsia"/>
                <w:sz w:val="21"/>
                <w:szCs w:val="21"/>
                <w:lang w:val="en-US" w:eastAsia="zh-CN"/>
              </w:rPr>
              <w:t>7</w:t>
            </w:r>
            <w:r>
              <w:rPr>
                <w:sz w:val="21"/>
                <w:szCs w:val="21"/>
              </w:rPr>
              <w:t>-</w:t>
            </w:r>
            <w:r>
              <w:rPr>
                <w:rFonts w:hint="eastAsia"/>
                <w:sz w:val="21"/>
                <w:szCs w:val="21"/>
                <w:lang w:val="en-US" w:eastAsia="zh-CN"/>
              </w:rPr>
              <w:t>17</w:t>
            </w:r>
          </w:p>
        </w:tc>
        <w:tc>
          <w:tcPr>
            <w:tcW w:w="993" w:type="dxa"/>
            <w:tcBorders>
              <w:top w:val="single" w:color="auto" w:sz="6" w:space="0"/>
              <w:left w:val="single" w:color="auto" w:sz="6" w:space="0"/>
              <w:bottom w:val="single" w:color="auto" w:sz="6" w:space="0"/>
              <w:right w:val="single" w:color="auto" w:sz="6" w:space="0"/>
            </w:tcBorders>
          </w:tcPr>
          <w:p>
            <w:pPr>
              <w:snapToGrid w:val="0"/>
              <w:jc w:val="center"/>
              <w:rPr>
                <w:sz w:val="21"/>
                <w:szCs w:val="21"/>
              </w:rPr>
            </w:pPr>
            <w:r>
              <w:rPr>
                <w:rFonts w:hint="eastAsia"/>
                <w:sz w:val="21"/>
                <w:szCs w:val="21"/>
              </w:rPr>
              <w:t>A</w:t>
            </w:r>
          </w:p>
        </w:tc>
        <w:tc>
          <w:tcPr>
            <w:tcW w:w="850" w:type="dxa"/>
            <w:tcBorders>
              <w:top w:val="single" w:color="auto" w:sz="6" w:space="0"/>
              <w:left w:val="single" w:color="auto" w:sz="6" w:space="0"/>
              <w:bottom w:val="single" w:color="auto" w:sz="6" w:space="0"/>
              <w:right w:val="single" w:color="auto" w:sz="6" w:space="0"/>
            </w:tcBorders>
          </w:tcPr>
          <w:p>
            <w:pPr>
              <w:snapToGrid w:val="0"/>
              <w:jc w:val="center"/>
              <w:rPr>
                <w:rFonts w:hint="eastAsia" w:eastAsiaTheme="minorEastAsia"/>
                <w:sz w:val="21"/>
                <w:szCs w:val="21"/>
                <w:lang w:eastAsia="zh-CN"/>
              </w:rPr>
            </w:pPr>
            <w:r>
              <w:rPr>
                <w:rFonts w:hint="eastAsia"/>
                <w:sz w:val="21"/>
                <w:szCs w:val="21"/>
                <w:lang w:val="en-US" w:eastAsia="zh-CN"/>
              </w:rPr>
              <w:t>郑鹏</w:t>
            </w:r>
          </w:p>
        </w:tc>
        <w:tc>
          <w:tcPr>
            <w:tcW w:w="3063" w:type="dxa"/>
            <w:tcBorders>
              <w:top w:val="single" w:color="auto" w:sz="6" w:space="0"/>
              <w:left w:val="single" w:color="auto" w:sz="6" w:space="0"/>
              <w:bottom w:val="single" w:color="auto" w:sz="6" w:space="0"/>
              <w:right w:val="single" w:color="auto" w:sz="6" w:space="0"/>
            </w:tcBorders>
          </w:tcPr>
          <w:p>
            <w:pPr>
              <w:snapToGrid w:val="0"/>
              <w:rPr>
                <w:sz w:val="21"/>
                <w:szCs w:val="21"/>
              </w:rPr>
            </w:pPr>
            <w:r>
              <w:rPr>
                <w:rFonts w:hint="eastAsia"/>
                <w:sz w:val="21"/>
                <w:szCs w:val="21"/>
              </w:rPr>
              <w:t>编写</w:t>
            </w:r>
            <w:r>
              <w:rPr>
                <w:rFonts w:hint="eastAsia"/>
                <w:sz w:val="21"/>
                <w:szCs w:val="21"/>
                <w:lang w:val="en-US" w:eastAsia="zh-CN"/>
              </w:rPr>
              <w:t>星智云产品</w:t>
            </w:r>
            <w:r>
              <w:rPr>
                <w:rFonts w:hint="eastAsia"/>
                <w:sz w:val="21"/>
                <w:szCs w:val="21"/>
              </w:rPr>
              <w:t>需求说明书</w:t>
            </w:r>
          </w:p>
        </w:tc>
        <w:tc>
          <w:tcPr>
            <w:tcW w:w="1473" w:type="dxa"/>
            <w:tcBorders>
              <w:top w:val="single" w:color="auto" w:sz="6" w:space="0"/>
              <w:left w:val="single" w:color="auto" w:sz="6" w:space="0"/>
              <w:bottom w:val="single" w:color="auto" w:sz="6" w:space="0"/>
              <w:right w:val="single" w:color="auto" w:sz="6" w:space="0"/>
            </w:tcBorders>
          </w:tcPr>
          <w:p>
            <w:pPr>
              <w:snapToGrid w:val="0"/>
              <w:rPr>
                <w:sz w:val="21"/>
                <w:szCs w:val="21"/>
              </w:rPr>
            </w:pPr>
          </w:p>
        </w:tc>
      </w:tr>
    </w:tbl>
    <w:p>
      <w:pPr>
        <w:jc w:val="center"/>
        <w:rPr>
          <w:b/>
          <w:bCs/>
          <w:sz w:val="21"/>
          <w:szCs w:val="21"/>
        </w:rPr>
      </w:pPr>
      <w:r>
        <w:rPr>
          <w:sz w:val="21"/>
          <w:szCs w:val="21"/>
        </w:rPr>
        <w:br w:type="page"/>
      </w:r>
      <w:r>
        <w:rPr>
          <w:rFonts w:hint="eastAsia"/>
          <w:b/>
          <w:bCs/>
          <w:sz w:val="21"/>
          <w:szCs w:val="21"/>
        </w:rPr>
        <w:t>目    录</w:t>
      </w:r>
      <w:bookmarkEnd w:id="0"/>
    </w:p>
    <w:p>
      <w:pPr>
        <w:pStyle w:val="32"/>
        <w:tabs>
          <w:tab w:val="left" w:pos="840"/>
          <w:tab w:val="right" w:leader="dot" w:pos="9016"/>
        </w:tabs>
        <w:rPr>
          <w:kern w:val="2"/>
          <w:sz w:val="21"/>
        </w:rPr>
      </w:pPr>
      <w:bookmarkStart w:id="1" w:name="_Hlt493630159"/>
      <w:bookmarkStart w:id="2" w:name="_Hlt494490197"/>
      <w:bookmarkStart w:id="3" w:name="_Hlt494490297"/>
      <w:r>
        <w:rPr>
          <w:b/>
          <w:bCs/>
          <w:sz w:val="21"/>
          <w:szCs w:val="21"/>
        </w:rPr>
        <w:fldChar w:fldCharType="begin"/>
      </w:r>
      <w:bookmarkEnd w:id="1"/>
      <w:bookmarkEnd w:id="2"/>
      <w:bookmarkEnd w:id="3"/>
      <w:r>
        <w:rPr>
          <w:b/>
          <w:bCs/>
          <w:sz w:val="21"/>
          <w:szCs w:val="21"/>
        </w:rPr>
        <w:instrText xml:space="preserve"> TOC \o "1-3" \h \z </w:instrText>
      </w:r>
      <w:r>
        <w:rPr>
          <w:b/>
          <w:bCs/>
          <w:sz w:val="21"/>
          <w:szCs w:val="21"/>
        </w:rPr>
        <w:fldChar w:fldCharType="separate"/>
      </w:r>
      <w:r>
        <w:fldChar w:fldCharType="begin"/>
      </w:r>
      <w:r>
        <w:instrText xml:space="preserve"> HYPERLINK \l "_Toc504230782" </w:instrText>
      </w:r>
      <w:r>
        <w:fldChar w:fldCharType="separate"/>
      </w:r>
      <w:r>
        <w:rPr>
          <w:rStyle w:val="58"/>
        </w:rPr>
        <w:t>1.</w:t>
      </w:r>
      <w:r>
        <w:rPr>
          <w:kern w:val="2"/>
          <w:sz w:val="21"/>
        </w:rPr>
        <w:tab/>
      </w:r>
      <w:r>
        <w:rPr>
          <w:rStyle w:val="58"/>
        </w:rPr>
        <w:t>引言</w:t>
      </w:r>
      <w:r>
        <w:tab/>
      </w:r>
      <w:r>
        <w:fldChar w:fldCharType="begin"/>
      </w:r>
      <w:r>
        <w:instrText xml:space="preserve"> PAGEREF _Toc504230782 \h </w:instrText>
      </w:r>
      <w:r>
        <w:fldChar w:fldCharType="separate"/>
      </w:r>
      <w:r>
        <w:t>8</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"_Toc504230783" </w:instrText>
      </w:r>
      <w:r>
        <w:fldChar w:fldCharType="separate"/>
      </w:r>
      <w:r>
        <w:rPr>
          <w:rStyle w:val="58"/>
          <w:rFonts w:eastAsia="等线 Light"/>
        </w:rPr>
        <w:t>1.1</w:t>
      </w:r>
      <w:r>
        <w:rPr>
          <w:rStyle w:val="58"/>
        </w:rPr>
        <w:t xml:space="preserve"> 目的和范围</w:t>
      </w:r>
      <w:r>
        <w:tab/>
      </w:r>
      <w:r>
        <w:fldChar w:fldCharType="begin"/>
      </w:r>
      <w:r>
        <w:instrText xml:space="preserve"> PAGEREF _Toc504230783 \h </w:instrText>
      </w:r>
      <w:r>
        <w:fldChar w:fldCharType="separate"/>
      </w:r>
      <w:r>
        <w:t>8</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"_Toc504230784" </w:instrText>
      </w:r>
      <w:r>
        <w:fldChar w:fldCharType="separate"/>
      </w:r>
      <w:r>
        <w:rPr>
          <w:rStyle w:val="58"/>
          <w:rFonts w:eastAsia="等线 Light"/>
        </w:rPr>
        <w:t>1.2</w:t>
      </w:r>
      <w:r>
        <w:rPr>
          <w:rStyle w:val="58"/>
        </w:rPr>
        <w:t xml:space="preserve"> 术语和定义</w:t>
      </w:r>
      <w:r>
        <w:tab/>
      </w:r>
      <w:r>
        <w:fldChar w:fldCharType="begin"/>
      </w:r>
      <w:r>
        <w:instrText xml:space="preserve"> PAGEREF _Toc504230784 \h </w:instrText>
      </w:r>
      <w:r>
        <w:fldChar w:fldCharType="separate"/>
      </w:r>
      <w:r>
        <w:t>8</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"_Toc504230785" </w:instrText>
      </w:r>
      <w:r>
        <w:fldChar w:fldCharType="separate"/>
      </w:r>
      <w:r>
        <w:rPr>
          <w:rStyle w:val="58"/>
        </w:rPr>
        <w:t>2.</w:t>
      </w:r>
      <w:r>
        <w:rPr>
          <w:kern w:val="2"/>
          <w:sz w:val="21"/>
        </w:rPr>
        <w:tab/>
      </w:r>
      <w:r>
        <w:rPr>
          <w:rStyle w:val="58"/>
        </w:rPr>
        <w:t>IVR</w:t>
      </w:r>
      <w:r>
        <w:tab/>
      </w:r>
      <w:r>
        <w:fldChar w:fldCharType="begin"/>
      </w:r>
      <w:r>
        <w:instrText xml:space="preserve"> PAGEREF _Toc504230785 \h </w:instrText>
      </w:r>
      <w:r>
        <w:fldChar w:fldCharType="separate"/>
      </w:r>
      <w:r>
        <w:t>8</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"_Toc504230786" </w:instrText>
      </w:r>
      <w:r>
        <w:fldChar w:fldCharType="separate"/>
      </w:r>
      <w:r>
        <w:rPr>
          <w:rStyle w:val="58"/>
          <w:rFonts w:eastAsia="等线 Light"/>
        </w:rPr>
        <w:t>2.1</w:t>
      </w:r>
      <w:r>
        <w:rPr>
          <w:rStyle w:val="58"/>
        </w:rPr>
        <w:t xml:space="preserve"> 电商IVR</w:t>
      </w:r>
      <w:r>
        <w:tab/>
      </w:r>
      <w:r>
        <w:fldChar w:fldCharType="begin"/>
      </w:r>
      <w:r>
        <w:instrText xml:space="preserve"> PAGEREF _Toc504230786 \h </w:instrText>
      </w:r>
      <w:r>
        <w:fldChar w:fldCharType="separate"/>
      </w:r>
      <w:r>
        <w:t>8</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"_Toc504230787" </w:instrText>
      </w:r>
      <w:r>
        <w:fldChar w:fldCharType="separate"/>
      </w:r>
      <w:r>
        <w:rPr>
          <w:rStyle w:val="58"/>
        </w:rPr>
        <w:t>3.</w:t>
      </w:r>
      <w:r>
        <w:rPr>
          <w:kern w:val="2"/>
          <w:sz w:val="21"/>
        </w:rPr>
        <w:tab/>
      </w:r>
      <w:r>
        <w:rPr>
          <w:rStyle w:val="58"/>
        </w:rPr>
        <w:t>坐席应用</w:t>
      </w:r>
      <w:r>
        <w:tab/>
      </w:r>
      <w:r>
        <w:fldChar w:fldCharType="begin"/>
      </w:r>
      <w:r>
        <w:instrText xml:space="preserve"> PAGEREF _Toc504230787 \h </w:instrText>
      </w:r>
      <w:r>
        <w:fldChar w:fldCharType="separate"/>
      </w:r>
      <w:r>
        <w:t>10</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"_Toc504230788" </w:instrText>
      </w:r>
      <w:r>
        <w:fldChar w:fldCharType="separate"/>
      </w:r>
      <w:r>
        <w:rPr>
          <w:rStyle w:val="58"/>
          <w:rFonts w:eastAsia="等线 Light"/>
        </w:rPr>
        <w:t>3.1</w:t>
      </w:r>
      <w:r>
        <w:rPr>
          <w:rStyle w:val="58"/>
        </w:rPr>
        <w:t xml:space="preserve"> 话务条管理</w:t>
      </w:r>
      <w:r>
        <w:tab/>
      </w:r>
      <w:r>
        <w:fldChar w:fldCharType="begin"/>
      </w:r>
      <w:r>
        <w:instrText xml:space="preserve"> PAGEREF _Toc504230788 \h </w:instrText>
      </w:r>
      <w:r>
        <w:fldChar w:fldCharType="separate"/>
      </w:r>
      <w:r>
        <w:t>10</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"_Toc504230789" </w:instrText>
      </w:r>
      <w:r>
        <w:fldChar w:fldCharType="separate"/>
      </w:r>
      <w:r>
        <w:rPr>
          <w:rStyle w:val="58"/>
          <w:rFonts w:ascii="等线 Light" w:hAnsi="等线 Light" w:eastAsia="等线 Light"/>
        </w:rPr>
        <w:t>3.1.1</w:t>
      </w:r>
      <w:r>
        <w:rPr>
          <w:rStyle w:val="58"/>
        </w:rPr>
        <w:t xml:space="preserve"> 就绪</w:t>
      </w:r>
      <w:r>
        <w:tab/>
      </w:r>
      <w:r>
        <w:fldChar w:fldCharType="begin"/>
      </w:r>
      <w:r>
        <w:instrText xml:space="preserve"> PAGEREF _Toc504230789 \h </w:instrText>
      </w:r>
      <w:r>
        <w:fldChar w:fldCharType="separate"/>
      </w:r>
      <w:r>
        <w:t>10</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"_Toc504230790" </w:instrText>
      </w:r>
      <w:r>
        <w:fldChar w:fldCharType="separate"/>
      </w:r>
      <w:r>
        <w:rPr>
          <w:rStyle w:val="58"/>
          <w:rFonts w:ascii="等线 Light" w:hAnsi="等线 Light" w:eastAsia="等线 Light"/>
        </w:rPr>
        <w:t>3.1.2</w:t>
      </w:r>
      <w:r>
        <w:rPr>
          <w:rStyle w:val="58"/>
        </w:rPr>
        <w:t xml:space="preserve"> 挂机</w:t>
      </w:r>
      <w:r>
        <w:tab/>
      </w:r>
      <w:r>
        <w:fldChar w:fldCharType="begin"/>
      </w:r>
      <w:r>
        <w:instrText xml:space="preserve"> PAGEREF _Toc504230790 \h </w:instrText>
      </w:r>
      <w:r>
        <w:fldChar w:fldCharType="separate"/>
      </w:r>
      <w:r>
        <w:t>10</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"_Toc504230791" </w:instrText>
      </w:r>
      <w:r>
        <w:fldChar w:fldCharType="separate"/>
      </w:r>
      <w:r>
        <w:rPr>
          <w:rStyle w:val="58"/>
          <w:rFonts w:eastAsia="等线 Light"/>
        </w:rPr>
        <w:t>3.2</w:t>
      </w:r>
      <w:r>
        <w:rPr>
          <w:rStyle w:val="58"/>
        </w:rPr>
        <w:t xml:space="preserve"> 首页布局</w:t>
      </w:r>
      <w:r>
        <w:tab/>
      </w:r>
      <w:r>
        <w:fldChar w:fldCharType="begin"/>
      </w:r>
      <w:r>
        <w:instrText xml:space="preserve"> PAGEREF _Toc504230791 \h </w:instrText>
      </w:r>
      <w:r>
        <w:fldChar w:fldCharType="separate"/>
      </w:r>
      <w:r>
        <w:t>10</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"_Toc504230792" </w:instrText>
      </w:r>
      <w:r>
        <w:fldChar w:fldCharType="separate"/>
      </w:r>
      <w:r>
        <w:rPr>
          <w:rStyle w:val="58"/>
          <w:rFonts w:ascii="等线 Light" w:hAnsi="等线 Light" w:eastAsia="等线 Light"/>
        </w:rPr>
        <w:t>3.2.1</w:t>
      </w:r>
      <w:r>
        <w:rPr>
          <w:rStyle w:val="58"/>
        </w:rPr>
        <w:t xml:space="preserve"> 外呼班长首页</w:t>
      </w:r>
      <w:r>
        <w:tab/>
      </w:r>
      <w:r>
        <w:fldChar w:fldCharType="begin"/>
      </w:r>
      <w:r>
        <w:instrText xml:space="preserve"> PAGEREF _Toc504230792 \h </w:instrText>
      </w:r>
      <w:r>
        <w:fldChar w:fldCharType="separate"/>
      </w:r>
      <w:r>
        <w:t>11</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"_Toc504230793" </w:instrText>
      </w:r>
      <w:r>
        <w:fldChar w:fldCharType="separate"/>
      </w:r>
      <w:r>
        <w:rPr>
          <w:rStyle w:val="58"/>
          <w:rFonts w:ascii="等线 Light" w:hAnsi="等线 Light" w:eastAsia="等线 Light"/>
        </w:rPr>
        <w:t>3.2.2</w:t>
      </w:r>
      <w:r>
        <w:rPr>
          <w:rStyle w:val="58"/>
        </w:rPr>
        <w:t xml:space="preserve"> 外呼坐席首页</w:t>
      </w:r>
      <w:r>
        <w:tab/>
      </w:r>
      <w:r>
        <w:fldChar w:fldCharType="begin"/>
      </w:r>
      <w:r>
        <w:instrText xml:space="preserve"> PAGEREF _Toc504230793 \h </w:instrText>
      </w:r>
      <w:r>
        <w:fldChar w:fldCharType="separate"/>
      </w:r>
      <w:r>
        <w:t>12</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"_Toc504230794" </w:instrText>
      </w:r>
      <w:r>
        <w:fldChar w:fldCharType="separate"/>
      </w:r>
      <w:r>
        <w:rPr>
          <w:rStyle w:val="58"/>
          <w:rFonts w:eastAsia="等线 Light"/>
        </w:rPr>
        <w:t>3.1</w:t>
      </w:r>
      <w:r>
        <w:rPr>
          <w:rStyle w:val="58"/>
        </w:rPr>
        <w:t xml:space="preserve"> 呼入弹屏</w:t>
      </w:r>
      <w:r>
        <w:tab/>
      </w:r>
      <w:r>
        <w:fldChar w:fldCharType="begin"/>
      </w:r>
      <w:r>
        <w:instrText xml:space="preserve"> PAGEREF _Toc504230794 \h </w:instrText>
      </w:r>
      <w:r>
        <w:fldChar w:fldCharType="separate"/>
      </w:r>
      <w:r>
        <w:t>13</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"_Toc504230795" </w:instrText>
      </w:r>
      <w:r>
        <w:fldChar w:fldCharType="separate"/>
      </w:r>
      <w:r>
        <w:rPr>
          <w:rStyle w:val="58"/>
          <w:rFonts w:eastAsia="等线 Light"/>
        </w:rPr>
        <w:t>3.2</w:t>
      </w:r>
      <w:r>
        <w:rPr>
          <w:rStyle w:val="58"/>
        </w:rPr>
        <w:t xml:space="preserve"> 预约回电</w:t>
      </w:r>
      <w:r>
        <w:tab/>
      </w:r>
      <w:r>
        <w:fldChar w:fldCharType="begin"/>
      </w:r>
      <w:r>
        <w:instrText xml:space="preserve"> PAGEREF _Toc504230795 \h </w:instrText>
      </w:r>
      <w:r>
        <w:fldChar w:fldCharType="separate"/>
      </w:r>
      <w:r>
        <w:t>14</w:t>
      </w:r>
      <w:r>
        <w:fldChar w:fldCharType="end"/>
      </w:r>
      <w:r>
        <w:fldChar w:fldCharType="end"/>
      </w:r>
    </w:p>
    <w:p>
      <w:pPr>
        <w:pStyle w:val="40"/>
        <w:tabs>
          <w:tab w:val="right" w:leader="dot" w:pos="9016"/>
        </w:tabs>
        <w:ind w:left="480"/>
        <w:rPr>
          <w:kern w:val="2"/>
          <w:sz w:val="21"/>
        </w:rPr>
      </w:pPr>
      <w:r>
        <w:fldChar w:fldCharType="begin"/>
      </w:r>
      <w:r>
        <w:instrText xml:space="preserve"> HYPERLINK \l "_Toc504230796" </w:instrText>
      </w:r>
      <w:r>
        <w:fldChar w:fldCharType="separate"/>
      </w:r>
      <w:r>
        <w:rPr>
          <w:rStyle w:val="58"/>
          <w:rFonts w:eastAsia="等线 Light"/>
        </w:rPr>
        <w:t>3.3</w:t>
      </w:r>
      <w:r>
        <w:rPr>
          <w:rStyle w:val="58"/>
        </w:rPr>
        <w:t xml:space="preserve"> 呼叫管理</w:t>
      </w:r>
      <w:r>
        <w:tab/>
      </w:r>
      <w:r>
        <w:fldChar w:fldCharType="begin"/>
      </w:r>
      <w:r>
        <w:instrText xml:space="preserve"> PAGEREF _Toc504230796 \h </w:instrText>
      </w:r>
      <w:r>
        <w:fldChar w:fldCharType="separate"/>
      </w:r>
      <w:r>
        <w:t>18</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"_Toc504230797" </w:instrText>
      </w:r>
      <w:r>
        <w:fldChar w:fldCharType="separate"/>
      </w:r>
      <w:r>
        <w:rPr>
          <w:rStyle w:val="58"/>
          <w:rFonts w:ascii="等线 Light" w:hAnsi="等线 Light" w:eastAsia="等线 Light"/>
        </w:rPr>
        <w:t>3.3.1</w:t>
      </w:r>
      <w:r>
        <w:rPr>
          <w:rStyle w:val="58"/>
        </w:rPr>
        <w:t xml:space="preserve"> 新增成员通用组件</w:t>
      </w:r>
      <w:r>
        <w:tab/>
      </w:r>
      <w:r>
        <w:fldChar w:fldCharType="begin"/>
      </w:r>
      <w:r>
        <w:instrText xml:space="preserve"> PAGEREF _Toc504230797 \h </w:instrText>
      </w:r>
      <w:r>
        <w:fldChar w:fldCharType="separate"/>
      </w:r>
      <w:r>
        <w:t>18</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"_Toc504230798" </w:instrText>
      </w:r>
      <w:r>
        <w:fldChar w:fldCharType="separate"/>
      </w:r>
      <w:r>
        <w:rPr>
          <w:rStyle w:val="58"/>
          <w:rFonts w:ascii="等线 Light" w:hAnsi="等线 Light" w:eastAsia="等线 Light"/>
        </w:rPr>
        <w:t>3.3.2</w:t>
      </w:r>
      <w:r>
        <w:rPr>
          <w:rStyle w:val="58"/>
        </w:rPr>
        <w:t xml:space="preserve"> 培训课程管理</w:t>
      </w:r>
      <w:r>
        <w:tab/>
      </w:r>
      <w:r>
        <w:fldChar w:fldCharType="begin"/>
      </w:r>
      <w:r>
        <w:instrText xml:space="preserve"> PAGEREF _Toc504230798 \h </w:instrText>
      </w:r>
      <w:r>
        <w:fldChar w:fldCharType="separate"/>
      </w:r>
      <w:r>
        <w:t>19</w:t>
      </w:r>
      <w:r>
        <w:fldChar w:fldCharType="end"/>
      </w:r>
      <w:r>
        <w:fldChar w:fldCharType="end"/>
      </w:r>
    </w:p>
    <w:p>
      <w:pPr>
        <w:pStyle w:val="23"/>
        <w:tabs>
          <w:tab w:val="right" w:leader="dot" w:pos="9016"/>
        </w:tabs>
        <w:ind w:left="960"/>
        <w:rPr>
          <w:kern w:val="2"/>
          <w:sz w:val="21"/>
        </w:rPr>
      </w:pPr>
      <w:r>
        <w:fldChar w:fldCharType="begin"/>
      </w:r>
      <w:r>
        <w:instrText xml:space="preserve"> HYPERLINK \l "_Toc504230799" </w:instrText>
      </w:r>
      <w:r>
        <w:fldChar w:fldCharType="separate"/>
      </w:r>
      <w:r>
        <w:rPr>
          <w:rStyle w:val="58"/>
          <w:rFonts w:ascii="等线 Light" w:hAnsi="等线 Light" w:eastAsia="等线 Light"/>
        </w:rPr>
        <w:t>3.3.3</w:t>
      </w:r>
      <w:r>
        <w:rPr>
          <w:rStyle w:val="58"/>
        </w:rPr>
        <w:t xml:space="preserve"> 特殊号码管理</w:t>
      </w:r>
      <w:r>
        <w:tab/>
      </w:r>
      <w:r>
        <w:fldChar w:fldCharType="begin"/>
      </w:r>
      <w:r>
        <w:instrText xml:space="preserve"> PAGEREF _Toc504230799 \h </w:instrText>
      </w:r>
      <w:r>
        <w:fldChar w:fldCharType="separate"/>
      </w:r>
      <w:r>
        <w:t>21</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"_Toc504230800" </w:instrText>
      </w:r>
      <w:r>
        <w:fldChar w:fldCharType="separate"/>
      </w:r>
      <w:r>
        <w:rPr>
          <w:rStyle w:val="58"/>
          <w:rFonts w:ascii="等线 Light" w:hAnsi="等线 Light" w:eastAsia="等线 Light"/>
        </w:rPr>
        <w:t>3.3.4</w:t>
      </w:r>
      <w:r>
        <w:rPr>
          <w:rStyle w:val="58"/>
        </w:rPr>
        <w:t xml:space="preserve"> 示忙控制配置</w:t>
      </w:r>
      <w:r>
        <w:tab/>
      </w:r>
      <w:r>
        <w:fldChar w:fldCharType="begin"/>
      </w:r>
      <w:r>
        <w:instrText xml:space="preserve"> PAGEREF _Toc504230800 \h </w:instrText>
      </w:r>
      <w:r>
        <w:fldChar w:fldCharType="separate"/>
      </w:r>
      <w:r>
        <w:t>23</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"_Toc504230801" </w:instrText>
      </w:r>
      <w:r>
        <w:fldChar w:fldCharType="separate"/>
      </w:r>
      <w:r>
        <w:rPr>
          <w:rStyle w:val="58"/>
          <w:rFonts w:ascii="等线 Light" w:hAnsi="等线 Light" w:eastAsia="等线 Light"/>
        </w:rPr>
        <w:t>3.3.5</w:t>
      </w:r>
      <w:r>
        <w:rPr>
          <w:rStyle w:val="58"/>
        </w:rPr>
        <w:t xml:space="preserve"> 红黑名单管理</w:t>
      </w:r>
      <w:r>
        <w:tab/>
      </w:r>
      <w:r>
        <w:fldChar w:fldCharType="begin"/>
      </w:r>
      <w:r>
        <w:instrText xml:space="preserve"> PAGEREF _Toc504230801 \h </w:instrText>
      </w:r>
      <w:r>
        <w:fldChar w:fldCharType="separate"/>
      </w:r>
      <w:r>
        <w:t>27</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"_Toc504230802" </w:instrText>
      </w:r>
      <w:r>
        <w:fldChar w:fldCharType="separate"/>
      </w:r>
      <w:r>
        <w:rPr>
          <w:rStyle w:val="58"/>
          <w:rFonts w:ascii="等线 Light" w:hAnsi="等线 Light" w:eastAsia="等线 Light"/>
        </w:rPr>
        <w:t>3.3.6</w:t>
      </w:r>
      <w:r>
        <w:rPr>
          <w:rStyle w:val="58"/>
        </w:rPr>
        <w:t xml:space="preserve"> 红黑名单审核</w:t>
      </w:r>
      <w:r>
        <w:tab/>
      </w:r>
      <w:r>
        <w:fldChar w:fldCharType="begin"/>
      </w:r>
      <w:r>
        <w:instrText xml:space="preserve"> PAGEREF _Toc504230802 \h </w:instrText>
      </w:r>
      <w:r>
        <w:fldChar w:fldCharType="separate"/>
      </w:r>
      <w:r>
        <w:t>29</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"_Toc504230803" </w:instrText>
      </w:r>
      <w:r>
        <w:fldChar w:fldCharType="separate"/>
      </w:r>
      <w:r>
        <w:rPr>
          <w:rStyle w:val="58"/>
          <w:rFonts w:ascii="等线 Light" w:hAnsi="等线 Light" w:eastAsia="等线 Light"/>
        </w:rPr>
        <w:t>3.3.7</w:t>
      </w:r>
      <w:r>
        <w:rPr>
          <w:rStyle w:val="58"/>
        </w:rPr>
        <w:t xml:space="preserve"> 重复来电查询</w:t>
      </w:r>
      <w:r>
        <w:tab/>
      </w:r>
      <w:r>
        <w:fldChar w:fldCharType="begin"/>
      </w:r>
      <w:r>
        <w:instrText xml:space="preserve"> PAGEREF _Toc504230803 \h </w:instrText>
      </w:r>
      <w:r>
        <w:fldChar w:fldCharType="separate"/>
      </w:r>
      <w:r>
        <w:t>31</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"_Toc504230804" </w:instrText>
      </w:r>
      <w:r>
        <w:fldChar w:fldCharType="separate"/>
      </w:r>
      <w:r>
        <w:rPr>
          <w:rStyle w:val="58"/>
          <w:rFonts w:ascii="等线 Light" w:hAnsi="等线 Light" w:eastAsia="等线 Light"/>
        </w:rPr>
        <w:t>3.3.8</w:t>
      </w:r>
      <w:r>
        <w:rPr>
          <w:rStyle w:val="58"/>
        </w:rPr>
        <w:t xml:space="preserve"> 业务类型管理</w:t>
      </w:r>
      <w:r>
        <w:tab/>
      </w:r>
      <w:r>
        <w:fldChar w:fldCharType="begin"/>
      </w:r>
      <w:r>
        <w:instrText xml:space="preserve"> PAGEREF _Toc504230804 \h </w:instrText>
      </w:r>
      <w:r>
        <w:fldChar w:fldCharType="separate"/>
      </w:r>
      <w:r>
        <w:t>33</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"_Toc504230805" </w:instrText>
      </w:r>
      <w:r>
        <w:fldChar w:fldCharType="separate"/>
      </w:r>
      <w:r>
        <w:rPr>
          <w:rStyle w:val="58"/>
          <w:rFonts w:ascii="等线 Light" w:hAnsi="等线 Light" w:eastAsia="等线 Light"/>
        </w:rPr>
        <w:t>3.3.9</w:t>
      </w:r>
      <w:r>
        <w:rPr>
          <w:rStyle w:val="58"/>
        </w:rPr>
        <w:t xml:space="preserve"> 交互流水查询</w:t>
      </w:r>
      <w:r>
        <w:tab/>
      </w:r>
      <w:r>
        <w:fldChar w:fldCharType="begin"/>
      </w:r>
      <w:r>
        <w:instrText xml:space="preserve"> PAGEREF _Toc504230805 \h </w:instrText>
      </w:r>
      <w:r>
        <w:fldChar w:fldCharType="separate"/>
      </w:r>
      <w:r>
        <w:t>36</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"_Toc504230806" </w:instrText>
      </w:r>
      <w:r>
        <w:fldChar w:fldCharType="separate"/>
      </w:r>
      <w:r>
        <w:rPr>
          <w:rStyle w:val="58"/>
          <w:rFonts w:ascii="等线 Light" w:hAnsi="等线 Light" w:eastAsia="等线 Light"/>
        </w:rPr>
        <w:t>3.3.10</w:t>
      </w:r>
      <w:r>
        <w:rPr>
          <w:rStyle w:val="58"/>
        </w:rPr>
        <w:t xml:space="preserve"> 未接来电查询</w:t>
      </w:r>
      <w:r>
        <w:tab/>
      </w:r>
      <w:r>
        <w:fldChar w:fldCharType="begin"/>
      </w:r>
      <w:r>
        <w:instrText xml:space="preserve"> PAGEREF _Toc504230806 \h </w:instrText>
      </w:r>
      <w:r>
        <w:fldChar w:fldCharType="separate"/>
      </w:r>
      <w:r>
        <w:t>36</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"_Toc504230807" </w:instrText>
      </w:r>
      <w:r>
        <w:fldChar w:fldCharType="separate"/>
      </w:r>
      <w:r>
        <w:rPr>
          <w:rStyle w:val="58"/>
          <w:rFonts w:ascii="等线 Light" w:hAnsi="等线 Light" w:eastAsia="等线 Light"/>
        </w:rPr>
        <w:t>3.3.11</w:t>
      </w:r>
      <w:r>
        <w:rPr>
          <w:rStyle w:val="58"/>
        </w:rPr>
        <w:t xml:space="preserve"> 预约回电名单查询</w:t>
      </w:r>
      <w:r>
        <w:tab/>
      </w:r>
      <w:r>
        <w:fldChar w:fldCharType="begin"/>
      </w:r>
      <w:r>
        <w:instrText xml:space="preserve"> PAGEREF _Toc504230807 \h </w:instrText>
      </w:r>
      <w:r>
        <w:fldChar w:fldCharType="separate"/>
      </w:r>
      <w:r>
        <w:t>36</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"_Toc504230808" </w:instrText>
      </w:r>
      <w:r>
        <w:fldChar w:fldCharType="separate"/>
      </w:r>
      <w:r>
        <w:rPr>
          <w:rStyle w:val="58"/>
          <w:rFonts w:ascii="等线 Light" w:hAnsi="等线 Light" w:eastAsia="等线 Light"/>
        </w:rPr>
        <w:t>3.3.12</w:t>
      </w:r>
      <w:r>
        <w:rPr>
          <w:rStyle w:val="58"/>
        </w:rPr>
        <w:t xml:space="preserve"> 告警规则管理</w:t>
      </w:r>
      <w:r>
        <w:tab/>
      </w:r>
      <w:r>
        <w:fldChar w:fldCharType="begin"/>
      </w:r>
      <w:r>
        <w:instrText xml:space="preserve"> PAGEREF _Toc504230808 \h </w:instrText>
      </w:r>
      <w:r>
        <w:fldChar w:fldCharType="separate"/>
      </w:r>
      <w:r>
        <w:t>38</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"_Toc504230809" </w:instrText>
      </w:r>
      <w:r>
        <w:fldChar w:fldCharType="separate"/>
      </w:r>
      <w:r>
        <w:rPr>
          <w:rStyle w:val="58"/>
          <w:rFonts w:ascii="等线 Light" w:hAnsi="等线 Light" w:eastAsia="等线 Light"/>
        </w:rPr>
        <w:t>3.3.13</w:t>
      </w:r>
      <w:r>
        <w:rPr>
          <w:rStyle w:val="58"/>
        </w:rPr>
        <w:t xml:space="preserve"> 告警方式设置</w:t>
      </w:r>
      <w:r>
        <w:tab/>
      </w:r>
      <w:r>
        <w:fldChar w:fldCharType="begin"/>
      </w:r>
      <w:r>
        <w:instrText xml:space="preserve"> PAGEREF _Toc504230809 \h </w:instrText>
      </w:r>
      <w:r>
        <w:fldChar w:fldCharType="separate"/>
      </w:r>
      <w:r>
        <w:t>40</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"_Toc504230810" </w:instrText>
      </w:r>
      <w:r>
        <w:fldChar w:fldCharType="separate"/>
      </w:r>
      <w:r>
        <w:rPr>
          <w:rStyle w:val="58"/>
          <w:rFonts w:ascii="等线 Light" w:hAnsi="等线 Light" w:eastAsia="等线 Light"/>
        </w:rPr>
        <w:t>3.3.14</w:t>
      </w:r>
      <w:r>
        <w:rPr>
          <w:rStyle w:val="58"/>
        </w:rPr>
        <w:t xml:space="preserve"> 客户IVR默认语言设置（1.6期）</w:t>
      </w:r>
      <w:r>
        <w:tab/>
      </w:r>
      <w:r>
        <w:fldChar w:fldCharType="begin"/>
      </w:r>
      <w:r>
        <w:instrText xml:space="preserve"> PAGEREF _Toc504230810 \h </w:instrText>
      </w:r>
      <w:r>
        <w:fldChar w:fldCharType="separate"/>
      </w:r>
      <w:r>
        <w:t>41</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"_Toc504230811" </w:instrText>
      </w:r>
      <w:r>
        <w:fldChar w:fldCharType="separate"/>
      </w:r>
      <w:r>
        <w:rPr>
          <w:rStyle w:val="58"/>
          <w:rFonts w:ascii="等线 Light" w:hAnsi="等线 Light" w:eastAsia="等线 Light"/>
        </w:rPr>
        <w:t>3.3.15</w:t>
      </w:r>
      <w:r>
        <w:rPr>
          <w:rStyle w:val="58"/>
        </w:rPr>
        <w:t xml:space="preserve"> 外显号码管理（二期）</w:t>
      </w:r>
      <w:r>
        <w:tab/>
      </w:r>
      <w:r>
        <w:fldChar w:fldCharType="begin"/>
      </w:r>
      <w:r>
        <w:instrText xml:space="preserve"> PAGEREF _Toc504230811 \h </w:instrText>
      </w:r>
      <w:r>
        <w:fldChar w:fldCharType="separate"/>
      </w:r>
      <w:r>
        <w:t>43</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"_Toc504230812" </w:instrText>
      </w:r>
      <w:r>
        <w:fldChar w:fldCharType="separate"/>
      </w:r>
      <w:r>
        <w:rPr>
          <w:rStyle w:val="58"/>
          <w:rFonts w:eastAsia="等线 Light"/>
        </w:rPr>
        <w:t>3.4</w:t>
      </w:r>
      <w:r>
        <w:rPr>
          <w:rStyle w:val="58"/>
        </w:rPr>
        <w:t xml:space="preserve"> 信息推送管理</w:t>
      </w:r>
      <w:r>
        <w:tab/>
      </w:r>
      <w:r>
        <w:fldChar w:fldCharType="begin"/>
      </w:r>
      <w:r>
        <w:instrText xml:space="preserve"> PAGEREF _Toc504230812 \h </w:instrText>
      </w:r>
      <w:r>
        <w:fldChar w:fldCharType="separate"/>
      </w:r>
      <w:r>
        <w:t>44</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"_Toc504230813" </w:instrText>
      </w:r>
      <w:r>
        <w:fldChar w:fldCharType="separate"/>
      </w:r>
      <w:r>
        <w:rPr>
          <w:rStyle w:val="58"/>
          <w:rFonts w:ascii="等线 Light" w:hAnsi="等线 Light" w:eastAsia="等线 Light"/>
        </w:rPr>
        <w:t>3.4.1</w:t>
      </w:r>
      <w:r>
        <w:rPr>
          <w:rStyle w:val="58"/>
        </w:rPr>
        <w:t xml:space="preserve"> 自动触发场景</w:t>
      </w:r>
      <w:r>
        <w:tab/>
      </w:r>
      <w:r>
        <w:fldChar w:fldCharType="begin"/>
      </w:r>
      <w:r>
        <w:instrText xml:space="preserve"> PAGEREF _Toc504230813 \h </w:instrText>
      </w:r>
      <w:r>
        <w:fldChar w:fldCharType="separate"/>
      </w:r>
      <w:r>
        <w:t>44</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"_Toc504230814" </w:instrText>
      </w:r>
      <w:r>
        <w:fldChar w:fldCharType="separate"/>
      </w:r>
      <w:r>
        <w:rPr>
          <w:rStyle w:val="58"/>
          <w:rFonts w:ascii="等线 Light" w:hAnsi="等线 Light" w:eastAsia="等线 Light"/>
        </w:rPr>
        <w:t>3.4.2</w:t>
      </w:r>
      <w:r>
        <w:rPr>
          <w:rStyle w:val="58"/>
        </w:rPr>
        <w:t xml:space="preserve"> 短信发送</w:t>
      </w:r>
      <w:r>
        <w:tab/>
      </w:r>
      <w:r>
        <w:fldChar w:fldCharType="begin"/>
      </w:r>
      <w:r>
        <w:instrText xml:space="preserve"> PAGEREF _Toc504230814 \h </w:instrText>
      </w:r>
      <w:r>
        <w:fldChar w:fldCharType="separate"/>
      </w:r>
      <w:r>
        <w:t>45</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"_Toc504230815" </w:instrText>
      </w:r>
      <w:r>
        <w:fldChar w:fldCharType="separate"/>
      </w:r>
      <w:r>
        <w:rPr>
          <w:rStyle w:val="58"/>
          <w:rFonts w:eastAsia="等线 Light"/>
        </w:rPr>
        <w:t>3.5</w:t>
      </w:r>
      <w:r>
        <w:rPr>
          <w:rStyle w:val="58"/>
        </w:rPr>
        <w:t xml:space="preserve"> 满意度管理</w:t>
      </w:r>
      <w:r>
        <w:tab/>
      </w:r>
      <w:r>
        <w:fldChar w:fldCharType="begin"/>
      </w:r>
      <w:r>
        <w:instrText xml:space="preserve"> PAGEREF _Toc504230815 \h </w:instrText>
      </w:r>
      <w:r>
        <w:fldChar w:fldCharType="separate"/>
      </w:r>
      <w:r>
        <w:t>46</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"_Toc504230816" </w:instrText>
      </w:r>
      <w:r>
        <w:fldChar w:fldCharType="separate"/>
      </w:r>
      <w:r>
        <w:rPr>
          <w:rStyle w:val="58"/>
          <w:rFonts w:ascii="等线 Light" w:hAnsi="等线 Light" w:eastAsia="等线 Light"/>
        </w:rPr>
        <w:t>3.5.1</w:t>
      </w:r>
      <w:r>
        <w:rPr>
          <w:rStyle w:val="58"/>
        </w:rPr>
        <w:t xml:space="preserve"> 短信满意度调查</w:t>
      </w:r>
      <w:r>
        <w:tab/>
      </w:r>
      <w:r>
        <w:fldChar w:fldCharType="begin"/>
      </w:r>
      <w:r>
        <w:instrText xml:space="preserve"> PAGEREF _Toc504230816 \h </w:instrText>
      </w:r>
      <w:r>
        <w:fldChar w:fldCharType="separate"/>
      </w:r>
      <w:r>
        <w:t>46</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"_Toc504230817" </w:instrText>
      </w:r>
      <w:r>
        <w:fldChar w:fldCharType="separate"/>
      </w:r>
      <w:r>
        <w:rPr>
          <w:rStyle w:val="58"/>
          <w:rFonts w:ascii="等线 Light" w:hAnsi="等线 Light" w:eastAsia="等线 Light"/>
        </w:rPr>
        <w:t>3.5.2</w:t>
      </w:r>
      <w:r>
        <w:rPr>
          <w:rStyle w:val="58"/>
        </w:rPr>
        <w:t xml:space="preserve"> 满意度查询</w:t>
      </w:r>
      <w:r>
        <w:tab/>
      </w:r>
      <w:r>
        <w:fldChar w:fldCharType="begin"/>
      </w:r>
      <w:r>
        <w:instrText xml:space="preserve"> PAGEREF _Toc504230817 \h </w:instrText>
      </w:r>
      <w:r>
        <w:fldChar w:fldCharType="separate"/>
      </w:r>
      <w:r>
        <w:t>47</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"_Toc504230818" </w:instrText>
      </w:r>
      <w:r>
        <w:fldChar w:fldCharType="separate"/>
      </w:r>
      <w:r>
        <w:rPr>
          <w:rStyle w:val="58"/>
        </w:rPr>
        <w:t>4.</w:t>
      </w:r>
      <w:r>
        <w:rPr>
          <w:kern w:val="2"/>
          <w:sz w:val="21"/>
        </w:rPr>
        <w:tab/>
      </w:r>
      <w:r>
        <w:rPr>
          <w:rStyle w:val="58"/>
        </w:rPr>
        <w:t>外呼管理（1.6期）</w:t>
      </w:r>
      <w:r>
        <w:tab/>
      </w:r>
      <w:r>
        <w:fldChar w:fldCharType="begin"/>
      </w:r>
      <w:r>
        <w:instrText xml:space="preserve"> PAGEREF _Toc504230818 \h </w:instrText>
      </w:r>
      <w:r>
        <w:fldChar w:fldCharType="separate"/>
      </w:r>
      <w:r>
        <w:t>48</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"_Toc504230819" </w:instrText>
      </w:r>
      <w:r>
        <w:fldChar w:fldCharType="separate"/>
      </w:r>
      <w:r>
        <w:rPr>
          <w:rStyle w:val="58"/>
          <w:rFonts w:eastAsia="等线 Light"/>
        </w:rPr>
        <w:t>4.1</w:t>
      </w:r>
      <w:r>
        <w:rPr>
          <w:rStyle w:val="58"/>
        </w:rPr>
        <w:t xml:space="preserve"> 问卷管理</w:t>
      </w:r>
      <w:r>
        <w:tab/>
      </w:r>
      <w:r>
        <w:fldChar w:fldCharType="begin"/>
      </w:r>
      <w:r>
        <w:instrText xml:space="preserve"> PAGEREF _Toc504230819 \h </w:instrText>
      </w:r>
      <w:r>
        <w:fldChar w:fldCharType="separate"/>
      </w:r>
      <w:r>
        <w:t>48</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"_Toc504230820" </w:instrText>
      </w:r>
      <w:r>
        <w:fldChar w:fldCharType="separate"/>
      </w:r>
      <w:r>
        <w:rPr>
          <w:rStyle w:val="58"/>
          <w:rFonts w:ascii="等线 Light" w:hAnsi="等线 Light" w:eastAsia="等线 Light"/>
        </w:rPr>
        <w:t>4.1.1</w:t>
      </w:r>
      <w:r>
        <w:rPr>
          <w:rStyle w:val="58"/>
        </w:rPr>
        <w:t xml:space="preserve"> 问卷基本信息</w:t>
      </w:r>
      <w:r>
        <w:tab/>
      </w:r>
      <w:r>
        <w:fldChar w:fldCharType="begin"/>
      </w:r>
      <w:r>
        <w:instrText xml:space="preserve"> PAGEREF _Toc504230820 \h </w:instrText>
      </w:r>
      <w:r>
        <w:fldChar w:fldCharType="separate"/>
      </w:r>
      <w:r>
        <w:t>49</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"_Toc504230821" </w:instrText>
      </w:r>
      <w:r>
        <w:fldChar w:fldCharType="separate"/>
      </w:r>
      <w:r>
        <w:rPr>
          <w:rStyle w:val="58"/>
          <w:rFonts w:ascii="等线 Light" w:hAnsi="等线 Light" w:eastAsia="等线 Light"/>
        </w:rPr>
        <w:t>4.1.2</w:t>
      </w:r>
      <w:r>
        <w:rPr>
          <w:rStyle w:val="58"/>
        </w:rPr>
        <w:t xml:space="preserve"> 问题操作窗口</w:t>
      </w:r>
      <w:r>
        <w:tab/>
      </w:r>
      <w:r>
        <w:fldChar w:fldCharType="begin"/>
      </w:r>
      <w:r>
        <w:instrText xml:space="preserve"> PAGEREF _Toc504230821 \h </w:instrText>
      </w:r>
      <w:r>
        <w:fldChar w:fldCharType="separate"/>
      </w:r>
      <w:r>
        <w:t>50</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"_Toc504230822" </w:instrText>
      </w:r>
      <w:r>
        <w:fldChar w:fldCharType="separate"/>
      </w:r>
      <w:r>
        <w:rPr>
          <w:rStyle w:val="58"/>
          <w:rFonts w:eastAsia="等线 Light"/>
        </w:rPr>
        <w:t>4.2</w:t>
      </w:r>
      <w:r>
        <w:rPr>
          <w:rStyle w:val="58"/>
        </w:rPr>
        <w:t xml:space="preserve"> 外呼任务管理</w:t>
      </w:r>
      <w:r>
        <w:tab/>
      </w:r>
      <w:r>
        <w:fldChar w:fldCharType="begin"/>
      </w:r>
      <w:r>
        <w:instrText xml:space="preserve"> PAGEREF _Toc504230822 \h </w:instrText>
      </w:r>
      <w:r>
        <w:fldChar w:fldCharType="separate"/>
      </w:r>
      <w:r>
        <w:t>51</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"_Toc504230823" </w:instrText>
      </w:r>
      <w:r>
        <w:fldChar w:fldCharType="separate"/>
      </w:r>
      <w:r>
        <w:rPr>
          <w:rStyle w:val="58"/>
          <w:rFonts w:eastAsia="等线 Light"/>
        </w:rPr>
        <w:t>4.3</w:t>
      </w:r>
      <w:r>
        <w:rPr>
          <w:rStyle w:val="58"/>
        </w:rPr>
        <w:t xml:space="preserve"> 外呼任务执行</w:t>
      </w:r>
      <w:r>
        <w:tab/>
      </w:r>
      <w:r>
        <w:fldChar w:fldCharType="begin"/>
      </w:r>
      <w:r>
        <w:instrText xml:space="preserve"> PAGEREF _Toc504230823 \h </w:instrText>
      </w:r>
      <w:r>
        <w:fldChar w:fldCharType="separate"/>
      </w:r>
      <w:r>
        <w:t>57</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"_Toc504230824" </w:instrText>
      </w:r>
      <w:r>
        <w:fldChar w:fldCharType="separate"/>
      </w:r>
      <w:r>
        <w:rPr>
          <w:rStyle w:val="58"/>
          <w:rFonts w:ascii="等线 Light" w:hAnsi="等线 Light" w:eastAsia="等线 Light"/>
        </w:rPr>
        <w:t>4.3.1</w:t>
      </w:r>
      <w:r>
        <w:rPr>
          <w:rStyle w:val="58"/>
        </w:rPr>
        <w:t xml:space="preserve"> 待呼出任务</w:t>
      </w:r>
      <w:r>
        <w:tab/>
      </w:r>
      <w:r>
        <w:fldChar w:fldCharType="begin"/>
      </w:r>
      <w:r>
        <w:instrText xml:space="preserve"> PAGEREF _Toc504230824 \h </w:instrText>
      </w:r>
      <w:r>
        <w:fldChar w:fldCharType="separate"/>
      </w:r>
      <w:r>
        <w:t>57</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"_Toc504230825" </w:instrText>
      </w:r>
      <w:r>
        <w:fldChar w:fldCharType="separate"/>
      </w:r>
      <w:r>
        <w:rPr>
          <w:rStyle w:val="58"/>
          <w:rFonts w:ascii="等线 Light" w:hAnsi="等线 Light" w:eastAsia="等线 Light"/>
        </w:rPr>
        <w:t>4.3.2</w:t>
      </w:r>
      <w:r>
        <w:rPr>
          <w:rStyle w:val="58"/>
        </w:rPr>
        <w:t xml:space="preserve"> 外呼处理</w:t>
      </w:r>
      <w:r>
        <w:tab/>
      </w:r>
      <w:r>
        <w:fldChar w:fldCharType="begin"/>
      </w:r>
      <w:r>
        <w:instrText xml:space="preserve"> PAGEREF _Toc504230825 \h </w:instrText>
      </w:r>
      <w:r>
        <w:fldChar w:fldCharType="separate"/>
      </w:r>
      <w:r>
        <w:t>57</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"_Toc504230826" </w:instrText>
      </w:r>
      <w:r>
        <w:fldChar w:fldCharType="separate"/>
      </w:r>
      <w:r>
        <w:rPr>
          <w:rStyle w:val="58"/>
          <w:rFonts w:eastAsia="等线 Light"/>
        </w:rPr>
        <w:t>4.4</w:t>
      </w:r>
      <w:r>
        <w:rPr>
          <w:rStyle w:val="58"/>
        </w:rPr>
        <w:t xml:space="preserve"> 外呼类型及结果维护</w:t>
      </w:r>
      <w:r>
        <w:tab/>
      </w:r>
      <w:r>
        <w:fldChar w:fldCharType="begin"/>
      </w:r>
      <w:r>
        <w:instrText xml:space="preserve"> PAGEREF _Toc504230826 \h </w:instrText>
      </w:r>
      <w:r>
        <w:fldChar w:fldCharType="separate"/>
      </w:r>
      <w:r>
        <w:t>60</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"_Toc504230827" </w:instrText>
      </w:r>
      <w:r>
        <w:fldChar w:fldCharType="separate"/>
      </w:r>
      <w:r>
        <w:rPr>
          <w:rStyle w:val="58"/>
          <w:rFonts w:eastAsia="等线 Light"/>
        </w:rPr>
        <w:t>4.5</w:t>
      </w:r>
      <w:r>
        <w:rPr>
          <w:rStyle w:val="58"/>
        </w:rPr>
        <w:t xml:space="preserve"> 典型案例查询</w:t>
      </w:r>
      <w:r>
        <w:tab/>
      </w:r>
      <w:r>
        <w:fldChar w:fldCharType="begin"/>
      </w:r>
      <w:r>
        <w:instrText xml:space="preserve"> PAGEREF _Toc504230827 \h </w:instrText>
      </w:r>
      <w:r>
        <w:fldChar w:fldCharType="separate"/>
      </w:r>
      <w:r>
        <w:t>61</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"_Toc504230828" </w:instrText>
      </w:r>
      <w:r>
        <w:fldChar w:fldCharType="separate"/>
      </w:r>
      <w:r>
        <w:rPr>
          <w:rStyle w:val="58"/>
          <w:rFonts w:eastAsia="等线 Light"/>
        </w:rPr>
        <w:t>4.6</w:t>
      </w:r>
      <w:r>
        <w:rPr>
          <w:rStyle w:val="58"/>
        </w:rPr>
        <w:t xml:space="preserve"> 外呼问卷查询</w:t>
      </w:r>
      <w:r>
        <w:tab/>
      </w:r>
      <w:r>
        <w:fldChar w:fldCharType="begin"/>
      </w:r>
      <w:r>
        <w:instrText xml:space="preserve"> PAGEREF _Toc504230828 \h </w:instrText>
      </w:r>
      <w:r>
        <w:fldChar w:fldCharType="separate"/>
      </w:r>
      <w:r>
        <w:t>61</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"_Toc504230829" </w:instrText>
      </w:r>
      <w:r>
        <w:fldChar w:fldCharType="separate"/>
      </w:r>
      <w:r>
        <w:rPr>
          <w:rStyle w:val="58"/>
          <w:rFonts w:eastAsia="等线 Light"/>
        </w:rPr>
        <w:t>4.7</w:t>
      </w:r>
      <w:r>
        <w:rPr>
          <w:rStyle w:val="58"/>
        </w:rPr>
        <w:t xml:space="preserve"> 外呼任务查询</w:t>
      </w:r>
      <w:r>
        <w:tab/>
      </w:r>
      <w:r>
        <w:fldChar w:fldCharType="begin"/>
      </w:r>
      <w:r>
        <w:instrText xml:space="preserve"> PAGEREF _Toc504230829 \h </w:instrText>
      </w:r>
      <w:r>
        <w:fldChar w:fldCharType="separate"/>
      </w:r>
      <w:r>
        <w:t>62</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"_Toc504230830" </w:instrText>
      </w:r>
      <w:r>
        <w:fldChar w:fldCharType="separate"/>
      </w:r>
      <w:r>
        <w:rPr>
          <w:rStyle w:val="58"/>
        </w:rPr>
        <w:t>5.</w:t>
      </w:r>
      <w:r>
        <w:rPr>
          <w:kern w:val="2"/>
          <w:sz w:val="21"/>
        </w:rPr>
        <w:tab/>
      </w:r>
      <w:r>
        <w:rPr>
          <w:rStyle w:val="58"/>
        </w:rPr>
        <w:t>监控管理</w:t>
      </w:r>
      <w:r>
        <w:tab/>
      </w:r>
      <w:r>
        <w:fldChar w:fldCharType="begin"/>
      </w:r>
      <w:r>
        <w:instrText xml:space="preserve"> PAGEREF _Toc504230830 \h </w:instrText>
      </w:r>
      <w:r>
        <w:fldChar w:fldCharType="separate"/>
      </w:r>
      <w:r>
        <w:t>65</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"_Toc504230831" </w:instrText>
      </w:r>
      <w:r>
        <w:fldChar w:fldCharType="separate"/>
      </w:r>
      <w:r>
        <w:rPr>
          <w:rStyle w:val="58"/>
          <w:rFonts w:eastAsia="等线 Light"/>
        </w:rPr>
        <w:t>5.1</w:t>
      </w:r>
      <w:r>
        <w:rPr>
          <w:rStyle w:val="58"/>
        </w:rPr>
        <w:t xml:space="preserve"> 坐席状态监控</w:t>
      </w:r>
      <w:r>
        <w:tab/>
      </w:r>
      <w:r>
        <w:fldChar w:fldCharType="begin"/>
      </w:r>
      <w:r>
        <w:instrText xml:space="preserve"> PAGEREF _Toc504230831 \h </w:instrText>
      </w:r>
      <w:r>
        <w:fldChar w:fldCharType="separate"/>
      </w:r>
      <w:r>
        <w:t>65</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"_Toc504230832" </w:instrText>
      </w:r>
      <w:r>
        <w:fldChar w:fldCharType="separate"/>
      </w:r>
      <w:r>
        <w:rPr>
          <w:rStyle w:val="58"/>
          <w:rFonts w:eastAsia="等线 Light"/>
        </w:rPr>
        <w:t>5.2</w:t>
      </w:r>
      <w:r>
        <w:rPr>
          <w:rStyle w:val="58"/>
        </w:rPr>
        <w:t xml:space="preserve"> 大屏监控</w:t>
      </w:r>
      <w:r>
        <w:tab/>
      </w:r>
      <w:r>
        <w:fldChar w:fldCharType="begin"/>
      </w:r>
      <w:r>
        <w:instrText xml:space="preserve"> PAGEREF _Toc504230832 \h </w:instrText>
      </w:r>
      <w:r>
        <w:fldChar w:fldCharType="separate"/>
      </w:r>
      <w:r>
        <w:t>69</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"_Toc504230833" </w:instrText>
      </w:r>
      <w:r>
        <w:fldChar w:fldCharType="separate"/>
      </w:r>
      <w:r>
        <w:rPr>
          <w:rStyle w:val="58"/>
          <w:rFonts w:eastAsia="等线 Light"/>
        </w:rPr>
        <w:t>5.3</w:t>
      </w:r>
      <w:r>
        <w:rPr>
          <w:rStyle w:val="58"/>
        </w:rPr>
        <w:t xml:space="preserve"> 外呼监控（二期）</w:t>
      </w:r>
      <w:r>
        <w:tab/>
      </w:r>
      <w:r>
        <w:fldChar w:fldCharType="begin"/>
      </w:r>
      <w:r>
        <w:instrText xml:space="preserve"> PAGEREF _Toc504230833 \h </w:instrText>
      </w:r>
      <w:r>
        <w:fldChar w:fldCharType="separate"/>
      </w:r>
      <w:r>
        <w:t>74</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"_Toc504230834" </w:instrText>
      </w:r>
      <w:r>
        <w:fldChar w:fldCharType="separate"/>
      </w:r>
      <w:r>
        <w:rPr>
          <w:rStyle w:val="58"/>
        </w:rPr>
        <w:t>6.</w:t>
      </w:r>
      <w:r>
        <w:rPr>
          <w:kern w:val="2"/>
          <w:sz w:val="21"/>
        </w:rPr>
        <w:tab/>
      </w:r>
      <w:r>
        <w:rPr>
          <w:rStyle w:val="58"/>
        </w:rPr>
        <w:t>报表管理</w:t>
      </w:r>
      <w:r>
        <w:tab/>
      </w:r>
      <w:r>
        <w:fldChar w:fldCharType="begin"/>
      </w:r>
      <w:r>
        <w:instrText xml:space="preserve"> PAGEREF _Toc504230834 \h </w:instrText>
      </w:r>
      <w:r>
        <w:fldChar w:fldCharType="separate"/>
      </w:r>
      <w:r>
        <w:t>74</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"_Toc504230835" </w:instrText>
      </w:r>
      <w:r>
        <w:fldChar w:fldCharType="separate"/>
      </w:r>
      <w:r>
        <w:rPr>
          <w:rStyle w:val="58"/>
          <w:rFonts w:eastAsia="等线 Light"/>
        </w:rPr>
        <w:t>6.1</w:t>
      </w:r>
      <w:r>
        <w:rPr>
          <w:rStyle w:val="58"/>
        </w:rPr>
        <w:t xml:space="preserve"> 外呼报表（二期）</w:t>
      </w:r>
      <w:r>
        <w:tab/>
      </w:r>
      <w:r>
        <w:fldChar w:fldCharType="begin"/>
      </w:r>
      <w:r>
        <w:instrText xml:space="preserve"> PAGEREF _Toc504230835 \h </w:instrText>
      </w:r>
      <w:r>
        <w:fldChar w:fldCharType="separate"/>
      </w:r>
      <w:r>
        <w:t>74</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"_Toc504230836" </w:instrText>
      </w:r>
      <w:r>
        <w:fldChar w:fldCharType="separate"/>
      </w:r>
      <w:r>
        <w:rPr>
          <w:rStyle w:val="58"/>
        </w:rPr>
        <w:t>7.</w:t>
      </w:r>
      <w:r>
        <w:rPr>
          <w:kern w:val="2"/>
          <w:sz w:val="21"/>
        </w:rPr>
        <w:tab/>
      </w:r>
      <w:r>
        <w:rPr>
          <w:rStyle w:val="58"/>
        </w:rPr>
        <w:t>系统管理</w:t>
      </w:r>
      <w:r>
        <w:tab/>
      </w:r>
      <w:r>
        <w:fldChar w:fldCharType="begin"/>
      </w:r>
      <w:r>
        <w:instrText xml:space="preserve"> PAGEREF _Toc504230836 \h </w:instrText>
      </w:r>
      <w:r>
        <w:fldChar w:fldCharType="separate"/>
      </w:r>
      <w:r>
        <w:t>74</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"_Toc504230837" </w:instrText>
      </w:r>
      <w:r>
        <w:fldChar w:fldCharType="separate"/>
      </w:r>
      <w:r>
        <w:rPr>
          <w:rStyle w:val="58"/>
          <w:rFonts w:eastAsia="等线 Light"/>
        </w:rPr>
        <w:t>7.1</w:t>
      </w:r>
      <w:r>
        <w:rPr>
          <w:rStyle w:val="58"/>
        </w:rPr>
        <w:t xml:space="preserve"> 系统公告管理</w:t>
      </w:r>
      <w:r>
        <w:tab/>
      </w:r>
      <w:r>
        <w:fldChar w:fldCharType="begin"/>
      </w:r>
      <w:r>
        <w:instrText xml:space="preserve"> PAGEREF _Toc504230837 \h </w:instrText>
      </w:r>
      <w:r>
        <w:fldChar w:fldCharType="separate"/>
      </w:r>
      <w:r>
        <w:t>74</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"_Toc504230838" </w:instrText>
      </w:r>
      <w:r>
        <w:fldChar w:fldCharType="separate"/>
      </w:r>
      <w:r>
        <w:rPr>
          <w:rStyle w:val="58"/>
          <w:rFonts w:eastAsia="等线 Light"/>
        </w:rPr>
        <w:t>7.2</w:t>
      </w:r>
      <w:r>
        <w:rPr>
          <w:rStyle w:val="58"/>
        </w:rPr>
        <w:t xml:space="preserve"> 员工管理</w:t>
      </w:r>
      <w:r>
        <w:tab/>
      </w:r>
      <w:r>
        <w:fldChar w:fldCharType="begin"/>
      </w:r>
      <w:r>
        <w:instrText xml:space="preserve"> PAGEREF _Toc504230838 \h </w:instrText>
      </w:r>
      <w:r>
        <w:fldChar w:fldCharType="separate"/>
      </w:r>
      <w:r>
        <w:t>75</w:t>
      </w:r>
      <w:r>
        <w:fldChar w:fldCharType="end"/>
      </w:r>
      <w:r>
        <w:fldChar w:fldCharType="end"/>
      </w:r>
    </w:p>
    <w:p>
      <w:pPr>
        <w:pStyle w:val="23"/>
        <w:tabs>
          <w:tab w:val="right" w:leader="dot" w:pos="9016"/>
        </w:tabs>
        <w:ind w:left="960"/>
        <w:rPr>
          <w:kern w:val="2"/>
          <w:sz w:val="21"/>
        </w:rPr>
      </w:pPr>
      <w:r>
        <w:fldChar w:fldCharType="begin"/>
      </w:r>
      <w:r>
        <w:instrText xml:space="preserve"> HYPERLINK \l "_Toc504230839" </w:instrText>
      </w:r>
      <w:r>
        <w:fldChar w:fldCharType="separate"/>
      </w:r>
      <w:r>
        <w:rPr>
          <w:rStyle w:val="58"/>
          <w:rFonts w:ascii="等线 Light" w:hAnsi="等线 Light" w:eastAsia="等线 Light"/>
        </w:rPr>
        <w:t>7.2.1</w:t>
      </w:r>
      <w:r>
        <w:rPr>
          <w:rStyle w:val="58"/>
        </w:rPr>
        <w:t xml:space="preserve"> 技能组管理</w:t>
      </w:r>
      <w:r>
        <w:tab/>
      </w:r>
      <w:r>
        <w:fldChar w:fldCharType="begin"/>
      </w:r>
      <w:r>
        <w:instrText xml:space="preserve"> PAGEREF _Toc504230839 \h </w:instrText>
      </w:r>
      <w:r>
        <w:fldChar w:fldCharType="separate"/>
      </w:r>
      <w:r>
        <w:t>75</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"_Toc504230840" </w:instrText>
      </w:r>
      <w:r>
        <w:fldChar w:fldCharType="separate"/>
      </w:r>
      <w:r>
        <w:rPr>
          <w:rStyle w:val="58"/>
        </w:rPr>
        <w:t>8.</w:t>
      </w:r>
      <w:r>
        <w:rPr>
          <w:kern w:val="2"/>
          <w:sz w:val="21"/>
        </w:rPr>
        <w:tab/>
      </w:r>
      <w:r>
        <w:rPr>
          <w:rStyle w:val="58"/>
        </w:rPr>
        <w:t>UAT优化功能需求</w:t>
      </w:r>
      <w:r>
        <w:tab/>
      </w:r>
      <w:r>
        <w:fldChar w:fldCharType="begin"/>
      </w:r>
      <w:r>
        <w:instrText xml:space="preserve"> PAGEREF _Toc504230840 \h </w:instrText>
      </w:r>
      <w:r>
        <w:fldChar w:fldCharType="separate"/>
      </w:r>
      <w:r>
        <w:t>77</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"_Toc504230841" </w:instrText>
      </w:r>
      <w:r>
        <w:fldChar w:fldCharType="separate"/>
      </w:r>
      <w:r>
        <w:rPr>
          <w:rStyle w:val="58"/>
          <w:rFonts w:eastAsia="等线 Light"/>
        </w:rPr>
        <w:t>8.1</w:t>
      </w:r>
      <w:r>
        <w:rPr>
          <w:rStyle w:val="58"/>
        </w:rPr>
        <w:t xml:space="preserve"> 监听</w:t>
      </w:r>
      <w:r>
        <w:tab/>
      </w:r>
      <w:r>
        <w:fldChar w:fldCharType="begin"/>
      </w:r>
      <w:r>
        <w:instrText xml:space="preserve"> PAGEREF _Toc504230841 \h </w:instrText>
      </w:r>
      <w:r>
        <w:fldChar w:fldCharType="separate"/>
      </w:r>
      <w:r>
        <w:t>77</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"_Toc504230842" </w:instrText>
      </w:r>
      <w:r>
        <w:fldChar w:fldCharType="separate"/>
      </w:r>
      <w:r>
        <w:rPr>
          <w:rStyle w:val="58"/>
          <w:rFonts w:eastAsia="等线 Light"/>
        </w:rPr>
        <w:t>8.2</w:t>
      </w:r>
      <w:r>
        <w:rPr>
          <w:rStyle w:val="58"/>
        </w:rPr>
        <w:t xml:space="preserve"> 状态时长</w:t>
      </w:r>
      <w:r>
        <w:tab/>
      </w:r>
      <w:r>
        <w:fldChar w:fldCharType="begin"/>
      </w:r>
      <w:r>
        <w:instrText xml:space="preserve"> PAGEREF _Toc504230842 \h </w:instrText>
      </w:r>
      <w:r>
        <w:fldChar w:fldCharType="separate"/>
      </w:r>
      <w:r>
        <w:t>77</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"_Toc504230843" </w:instrText>
      </w:r>
      <w:r>
        <w:fldChar w:fldCharType="separate"/>
      </w:r>
      <w:r>
        <w:rPr>
          <w:rStyle w:val="58"/>
          <w:rFonts w:eastAsia="等线 Light"/>
        </w:rPr>
        <w:t>8.3</w:t>
      </w:r>
      <w:r>
        <w:rPr>
          <w:rStyle w:val="58"/>
        </w:rPr>
        <w:t xml:space="preserve"> IVR放音</w:t>
      </w:r>
      <w:r>
        <w:tab/>
      </w:r>
      <w:r>
        <w:fldChar w:fldCharType="begin"/>
      </w:r>
      <w:r>
        <w:instrText xml:space="preserve"> PAGEREF _Toc504230843 \h </w:instrText>
      </w:r>
      <w:r>
        <w:fldChar w:fldCharType="separate"/>
      </w:r>
      <w:r>
        <w:t>77</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"_Toc504230844" </w:instrText>
      </w:r>
      <w:r>
        <w:fldChar w:fldCharType="separate"/>
      </w:r>
      <w:r>
        <w:rPr>
          <w:rStyle w:val="58"/>
          <w:rFonts w:eastAsia="等线 Light"/>
        </w:rPr>
        <w:t>8.4</w:t>
      </w:r>
      <w:r>
        <w:rPr>
          <w:rStyle w:val="58"/>
        </w:rPr>
        <w:t xml:space="preserve"> 坐席状态监控</w:t>
      </w:r>
      <w:r>
        <w:tab/>
      </w:r>
      <w:r>
        <w:fldChar w:fldCharType="begin"/>
      </w:r>
      <w:r>
        <w:instrText xml:space="preserve"> PAGEREF _Toc504230844 \h </w:instrText>
      </w:r>
      <w:r>
        <w:fldChar w:fldCharType="separate"/>
      </w:r>
      <w:r>
        <w:t>77</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"_Toc504230845" </w:instrText>
      </w:r>
      <w:r>
        <w:fldChar w:fldCharType="separate"/>
      </w:r>
      <w:r>
        <w:rPr>
          <w:rStyle w:val="58"/>
          <w:rFonts w:eastAsia="等线 Light"/>
        </w:rPr>
        <w:t>8.5</w:t>
      </w:r>
      <w:r>
        <w:rPr>
          <w:rStyle w:val="58"/>
        </w:rPr>
        <w:t xml:space="preserve"> 技能队列监控</w:t>
      </w:r>
      <w:r>
        <w:tab/>
      </w:r>
      <w:r>
        <w:fldChar w:fldCharType="begin"/>
      </w:r>
      <w:r>
        <w:instrText xml:space="preserve"> PAGEREF _Toc504230845 \h </w:instrText>
      </w:r>
      <w:r>
        <w:fldChar w:fldCharType="separate"/>
      </w:r>
      <w:r>
        <w:t>78</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"_Toc504230846" </w:instrText>
      </w:r>
      <w:r>
        <w:fldChar w:fldCharType="separate"/>
      </w:r>
      <w:r>
        <w:rPr>
          <w:rStyle w:val="58"/>
          <w:rFonts w:eastAsia="等线 Light"/>
        </w:rPr>
        <w:t>8.6</w:t>
      </w:r>
      <w:r>
        <w:rPr>
          <w:rStyle w:val="58"/>
        </w:rPr>
        <w:t xml:space="preserve"> 员工满意度解决率报表</w:t>
      </w:r>
      <w:r>
        <w:tab/>
      </w:r>
      <w:r>
        <w:fldChar w:fldCharType="begin"/>
      </w:r>
      <w:r>
        <w:instrText xml:space="preserve"> PAGEREF _Toc504230846 \h </w:instrText>
      </w:r>
      <w:r>
        <w:fldChar w:fldCharType="separate"/>
      </w:r>
      <w:r>
        <w:t>78</w:t>
      </w:r>
      <w:r>
        <w:fldChar w:fldCharType="end"/>
      </w:r>
      <w:r>
        <w:fldChar w:fldCharType="end"/>
      </w:r>
    </w:p>
    <w:p>
      <w:pPr>
        <w:pStyle w:val="40"/>
        <w:tabs>
          <w:tab w:val="right" w:leader="dot" w:pos="9016"/>
        </w:tabs>
        <w:ind w:left="480"/>
        <w:rPr>
          <w:kern w:val="2"/>
          <w:sz w:val="21"/>
        </w:rPr>
      </w:pPr>
      <w:r>
        <w:fldChar w:fldCharType="begin"/>
      </w:r>
      <w:r>
        <w:instrText xml:space="preserve"> HYPERLINK \l "_Toc504230847" </w:instrText>
      </w:r>
      <w:r>
        <w:fldChar w:fldCharType="separate"/>
      </w:r>
      <w:r>
        <w:rPr>
          <w:rStyle w:val="58"/>
          <w:rFonts w:eastAsia="等线 Light"/>
        </w:rPr>
        <w:t>8.7</w:t>
      </w:r>
      <w:r>
        <w:rPr>
          <w:rStyle w:val="58"/>
        </w:rPr>
        <w:t xml:space="preserve"> 权限配置</w:t>
      </w:r>
      <w:r>
        <w:tab/>
      </w:r>
      <w:r>
        <w:fldChar w:fldCharType="begin"/>
      </w:r>
      <w:r>
        <w:instrText xml:space="preserve"> PAGEREF _Toc504230847 \h </w:instrText>
      </w:r>
      <w:r>
        <w:fldChar w:fldCharType="separate"/>
      </w:r>
      <w:r>
        <w:t>78</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"_Toc504230848" </w:instrText>
      </w:r>
      <w:r>
        <w:fldChar w:fldCharType="separate"/>
      </w:r>
      <w:r>
        <w:rPr>
          <w:rStyle w:val="58"/>
        </w:rPr>
        <w:t>9.</w:t>
      </w:r>
      <w:r>
        <w:rPr>
          <w:kern w:val="2"/>
          <w:sz w:val="21"/>
        </w:rPr>
        <w:tab/>
      </w:r>
      <w:r>
        <w:rPr>
          <w:rStyle w:val="58"/>
        </w:rPr>
        <w:t>坐席软电话</w:t>
      </w:r>
      <w:r>
        <w:tab/>
      </w:r>
      <w:r>
        <w:fldChar w:fldCharType="begin"/>
      </w:r>
      <w:r>
        <w:instrText xml:space="preserve"> PAGEREF _Toc504230848 \h </w:instrText>
      </w:r>
      <w:r>
        <w:fldChar w:fldCharType="separate"/>
      </w:r>
      <w:r>
        <w:t>78</w:t>
      </w:r>
      <w:r>
        <w:fldChar w:fldCharType="end"/>
      </w:r>
      <w:r>
        <w:fldChar w:fldCharType="end"/>
      </w:r>
    </w:p>
    <w:p>
      <w:pPr>
        <w:pStyle w:val="32"/>
        <w:tabs>
          <w:tab w:val="left" w:pos="840"/>
          <w:tab w:val="right" w:leader="dot" w:pos="9016"/>
        </w:tabs>
        <w:rPr>
          <w:kern w:val="2"/>
          <w:sz w:val="21"/>
        </w:rPr>
      </w:pPr>
      <w:r>
        <w:fldChar w:fldCharType="begin"/>
      </w:r>
      <w:r>
        <w:instrText xml:space="preserve"> HYPERLINK \l "_Toc504230849" </w:instrText>
      </w:r>
      <w:r>
        <w:fldChar w:fldCharType="separate"/>
      </w:r>
      <w:r>
        <w:rPr>
          <w:rStyle w:val="58"/>
        </w:rPr>
        <w:t>10.</w:t>
      </w:r>
      <w:r>
        <w:rPr>
          <w:kern w:val="2"/>
          <w:sz w:val="21"/>
        </w:rPr>
        <w:tab/>
      </w:r>
      <w:r>
        <w:rPr>
          <w:rStyle w:val="58"/>
        </w:rPr>
        <w:t>接口需求</w:t>
      </w:r>
      <w:r>
        <w:tab/>
      </w:r>
      <w:r>
        <w:fldChar w:fldCharType="begin"/>
      </w:r>
      <w:r>
        <w:instrText xml:space="preserve"> PAGEREF _Toc504230849 \h </w:instrText>
      </w:r>
      <w:r>
        <w:fldChar w:fldCharType="separate"/>
      </w:r>
      <w:r>
        <w:t>80</w:t>
      </w:r>
      <w:r>
        <w:fldChar w:fldCharType="end"/>
      </w:r>
      <w:r>
        <w:fldChar w:fldCharType="end"/>
      </w:r>
    </w:p>
    <w:p>
      <w:pPr>
        <w:jc w:val="center"/>
        <w:rPr>
          <w:b/>
          <w:bCs/>
          <w:sz w:val="21"/>
          <w:szCs w:val="21"/>
        </w:rPr>
      </w:pPr>
      <w:r>
        <w:rPr>
          <w:bCs/>
          <w:sz w:val="21"/>
          <w:szCs w:val="21"/>
        </w:rPr>
        <w:fldChar w:fldCharType="end"/>
      </w:r>
      <w:r>
        <w:rPr>
          <w:rFonts w:hint="eastAsia"/>
          <w:b/>
          <w:bCs/>
          <w:sz w:val="21"/>
          <w:szCs w:val="21"/>
        </w:rPr>
        <w:t xml:space="preserve"> </w:t>
      </w:r>
    </w:p>
    <w:p>
      <w:pPr>
        <w:pStyle w:val="2"/>
        <w:pageBreakBefore/>
        <w:numPr>
          <w:ilvl w:val="0"/>
          <w:numId w:val="13"/>
        </w:numPr>
        <w:pBdr>
          <w:bottom w:val="none" w:color="auto" w:sz="0" w:space="0"/>
        </w:pBdr>
        <w:tabs>
          <w:tab w:val="left" w:pos="360"/>
        </w:tabs>
        <w:snapToGrid w:val="0"/>
        <w:spacing w:before="0" w:after="0"/>
        <w:ind w:left="0" w:firstLine="0"/>
        <w:jc w:val="left"/>
        <w:rPr>
          <w:sz w:val="21"/>
          <w:szCs w:val="21"/>
        </w:rPr>
      </w:pPr>
      <w:bookmarkStart w:id="4" w:name="_Toc46907907"/>
      <w:bookmarkStart w:id="5" w:name="_Toc18476082"/>
      <w:bookmarkStart w:id="6" w:name="_Toc521478443"/>
      <w:bookmarkStart w:id="7" w:name="_Toc530205933"/>
      <w:bookmarkStart w:id="8" w:name="_Toc504230782"/>
      <w:bookmarkStart w:id="9" w:name="_Toc493630059"/>
      <w:bookmarkStart w:id="10" w:name="_Toc508630731"/>
      <w:bookmarkStart w:id="11" w:name="_Toc67369711"/>
      <w:bookmarkStart w:id="12" w:name="_Toc528585669"/>
      <w:bookmarkStart w:id="13" w:name="_Toc581979"/>
      <w:bookmarkStart w:id="14" w:name="_Toc535118453"/>
      <w:bookmarkStart w:id="15" w:name="_Toc46907067"/>
      <w:bookmarkStart w:id="16" w:name="_Toc535052240"/>
      <w:r>
        <w:rPr>
          <w:rFonts w:hint="eastAsia"/>
          <w:sz w:val="21"/>
          <w:szCs w:val="21"/>
        </w:rPr>
        <w:t>引言</w:t>
      </w:r>
      <w:bookmarkEnd w:id="4"/>
      <w:bookmarkEnd w:id="5"/>
      <w:bookmarkEnd w:id="6"/>
      <w:bookmarkEnd w:id="7"/>
      <w:bookmarkEnd w:id="8"/>
      <w:bookmarkEnd w:id="9"/>
      <w:bookmarkEnd w:id="10"/>
      <w:bookmarkEnd w:id="11"/>
      <w:bookmarkEnd w:id="12"/>
      <w:bookmarkEnd w:id="13"/>
      <w:bookmarkEnd w:id="14"/>
      <w:bookmarkEnd w:id="15"/>
      <w:bookmarkEnd w:id="16"/>
    </w:p>
    <w:p>
      <w:pPr>
        <w:pStyle w:val="3"/>
        <w:numPr>
          <w:ilvl w:val="1"/>
          <w:numId w:val="13"/>
        </w:numPr>
        <w:tabs>
          <w:tab w:val="left" w:pos="720"/>
        </w:tabs>
        <w:snapToGrid w:val="0"/>
        <w:spacing w:before="240" w:after="240" w:line="240" w:lineRule="auto"/>
        <w:jc w:val="left"/>
        <w:rPr>
          <w:rFonts w:ascii="宋体" w:hAnsi="宋体"/>
          <w:sz w:val="21"/>
          <w:szCs w:val="21"/>
        </w:rPr>
      </w:pPr>
      <w:bookmarkStart w:id="17" w:name="_Toc504230783"/>
      <w:bookmarkStart w:id="18" w:name="_Toc23157519"/>
      <w:bookmarkStart w:id="19" w:name="_Toc67369712"/>
      <w:bookmarkStart w:id="20" w:name="_Toc493630060"/>
      <w:bookmarkStart w:id="21" w:name="_Toc46907908"/>
      <w:bookmarkStart w:id="22" w:name="_Toc24170581"/>
      <w:bookmarkStart w:id="23" w:name="_Toc46907068"/>
      <w:r>
        <w:rPr>
          <w:rFonts w:hint="eastAsia" w:ascii="宋体" w:hAnsi="宋体"/>
          <w:sz w:val="21"/>
          <w:szCs w:val="21"/>
        </w:rPr>
        <w:t>目的和范围</w:t>
      </w:r>
      <w:bookmarkEnd w:id="17"/>
      <w:bookmarkEnd w:id="18"/>
      <w:bookmarkEnd w:id="19"/>
      <w:bookmarkEnd w:id="20"/>
      <w:bookmarkEnd w:id="21"/>
      <w:bookmarkEnd w:id="22"/>
      <w:bookmarkEnd w:id="23"/>
    </w:p>
    <w:p>
      <w:pPr>
        <w:pStyle w:val="17"/>
      </w:pPr>
      <w:bookmarkStart w:id="24" w:name="_Toc23157520"/>
      <w:bookmarkStart w:id="25" w:name="_Toc24170582"/>
      <w:r>
        <w:rPr>
          <w:rFonts w:hint="eastAsia"/>
        </w:rPr>
        <w:t>本说明书为“星智云产品需求说明书”的功能需求补充说明。</w:t>
      </w:r>
    </w:p>
    <w:p>
      <w:pPr>
        <w:pStyle w:val="343"/>
        <w:spacing w:before="0" w:after="0" w:line="360" w:lineRule="auto"/>
        <w:rPr>
          <w:rFonts w:ascii="宋体"/>
          <w:sz w:val="21"/>
          <w:szCs w:val="21"/>
        </w:rPr>
      </w:pPr>
    </w:p>
    <w:bookmarkEnd w:id="24"/>
    <w:bookmarkEnd w:id="25"/>
    <w:p>
      <w:pPr>
        <w:pStyle w:val="3"/>
        <w:numPr>
          <w:ilvl w:val="1"/>
          <w:numId w:val="13"/>
        </w:numPr>
        <w:tabs>
          <w:tab w:val="left" w:pos="720"/>
        </w:tabs>
        <w:snapToGrid w:val="0"/>
        <w:spacing w:before="240" w:after="240" w:line="240" w:lineRule="auto"/>
        <w:jc w:val="left"/>
        <w:rPr>
          <w:rFonts w:ascii="宋体" w:hAnsi="宋体"/>
          <w:sz w:val="21"/>
          <w:szCs w:val="21"/>
        </w:rPr>
      </w:pPr>
      <w:bookmarkStart w:id="26" w:name="_Toc24170583"/>
      <w:bookmarkStart w:id="27" w:name="_Toc12788603"/>
      <w:bookmarkStart w:id="28" w:name="_Toc12788513"/>
      <w:bookmarkStart w:id="29" w:name="_Toc46907910"/>
      <w:bookmarkStart w:id="30" w:name="_Toc67369714"/>
      <w:bookmarkStart w:id="31" w:name="_Toc504230784"/>
      <w:bookmarkStart w:id="32" w:name="_Toc23157521"/>
      <w:bookmarkStart w:id="33" w:name="_Toc493630061"/>
      <w:bookmarkStart w:id="34" w:name="_Toc46907070"/>
      <w:r>
        <w:rPr>
          <w:rFonts w:hint="eastAsia" w:ascii="宋体" w:hAnsi="宋体"/>
          <w:sz w:val="21"/>
          <w:szCs w:val="21"/>
        </w:rPr>
        <w:t>术语和定义</w:t>
      </w:r>
      <w:bookmarkEnd w:id="26"/>
      <w:bookmarkEnd w:id="27"/>
      <w:bookmarkEnd w:id="28"/>
      <w:bookmarkEnd w:id="29"/>
      <w:bookmarkEnd w:id="30"/>
      <w:bookmarkEnd w:id="31"/>
      <w:bookmarkEnd w:id="32"/>
      <w:bookmarkEnd w:id="33"/>
      <w:bookmarkEnd w:id="34"/>
    </w:p>
    <w:p>
      <w:pPr>
        <w:numPr>
          <w:ilvl w:val="0"/>
          <w:numId w:val="14"/>
        </w:numPr>
        <w:spacing w:after="0"/>
        <w:jc w:val="left"/>
        <w:rPr>
          <w:sz w:val="21"/>
          <w:szCs w:val="21"/>
        </w:rPr>
      </w:pPr>
      <w:r>
        <w:rPr>
          <w:rFonts w:hint="eastAsia"/>
          <w:sz w:val="21"/>
          <w:szCs w:val="21"/>
        </w:rPr>
        <w:t>Call Center: 即呼叫中心、又叫客户服务中心系统</w:t>
      </w:r>
    </w:p>
    <w:p>
      <w:pPr>
        <w:numPr>
          <w:ilvl w:val="0"/>
          <w:numId w:val="14"/>
        </w:numPr>
        <w:spacing w:after="0"/>
        <w:jc w:val="left"/>
        <w:rPr>
          <w:sz w:val="21"/>
          <w:szCs w:val="21"/>
        </w:rPr>
      </w:pPr>
      <w:r>
        <w:rPr>
          <w:rFonts w:hint="eastAsia"/>
          <w:sz w:val="21"/>
          <w:szCs w:val="21"/>
        </w:rPr>
        <w:t xml:space="preserve">PSTN: </w:t>
      </w:r>
      <w:r>
        <w:rPr>
          <w:sz w:val="21"/>
          <w:szCs w:val="21"/>
        </w:rPr>
        <w:t>Public Switched Telephone Network</w:t>
      </w:r>
      <w:r>
        <w:rPr>
          <w:rFonts w:hint="eastAsia"/>
          <w:sz w:val="21"/>
          <w:szCs w:val="21"/>
        </w:rPr>
        <w:t>，即公共交换电话网络</w:t>
      </w:r>
    </w:p>
    <w:p>
      <w:pPr>
        <w:numPr>
          <w:ilvl w:val="0"/>
          <w:numId w:val="14"/>
        </w:numPr>
        <w:spacing w:after="0"/>
        <w:jc w:val="left"/>
        <w:rPr>
          <w:sz w:val="21"/>
          <w:szCs w:val="21"/>
        </w:rPr>
      </w:pPr>
      <w:r>
        <w:rPr>
          <w:sz w:val="21"/>
          <w:szCs w:val="21"/>
        </w:rPr>
        <w:t>IVR</w:t>
      </w:r>
      <w:r>
        <w:rPr>
          <w:rFonts w:hint="eastAsia"/>
          <w:sz w:val="21"/>
          <w:szCs w:val="21"/>
        </w:rPr>
        <w:t>：</w:t>
      </w:r>
      <w:r>
        <w:rPr>
          <w:sz w:val="21"/>
          <w:szCs w:val="21"/>
        </w:rPr>
        <w:t>Interactive Voice Response</w:t>
      </w:r>
      <w:r>
        <w:rPr>
          <w:rFonts w:hint="eastAsia"/>
          <w:sz w:val="21"/>
          <w:szCs w:val="21"/>
        </w:rPr>
        <w:t>，即自动语音应答</w:t>
      </w:r>
    </w:p>
    <w:p>
      <w:pPr>
        <w:numPr>
          <w:ilvl w:val="0"/>
          <w:numId w:val="14"/>
        </w:numPr>
        <w:spacing w:after="0"/>
        <w:jc w:val="left"/>
        <w:rPr>
          <w:sz w:val="21"/>
          <w:szCs w:val="21"/>
        </w:rPr>
      </w:pPr>
      <w:r>
        <w:rPr>
          <w:rFonts w:hint="eastAsia"/>
          <w:sz w:val="21"/>
          <w:szCs w:val="21"/>
        </w:rPr>
        <w:t>CCS: Call Center Server 呼叫中心服务器软件</w:t>
      </w:r>
    </w:p>
    <w:p>
      <w:pPr>
        <w:numPr>
          <w:ilvl w:val="0"/>
          <w:numId w:val="14"/>
        </w:numPr>
        <w:spacing w:after="0"/>
        <w:jc w:val="left"/>
        <w:rPr>
          <w:sz w:val="21"/>
          <w:szCs w:val="21"/>
        </w:rPr>
      </w:pPr>
      <w:r>
        <w:rPr>
          <w:sz w:val="21"/>
          <w:szCs w:val="21"/>
        </w:rPr>
        <w:t>CTI</w:t>
      </w:r>
      <w:r>
        <w:rPr>
          <w:rFonts w:hint="eastAsia"/>
          <w:sz w:val="21"/>
          <w:szCs w:val="21"/>
        </w:rPr>
        <w:t>：</w:t>
      </w:r>
      <w:r>
        <w:rPr>
          <w:sz w:val="21"/>
          <w:szCs w:val="21"/>
        </w:rPr>
        <w:t>Computer Telephone Integration</w:t>
      </w:r>
      <w:r>
        <w:rPr>
          <w:rFonts w:hint="eastAsia"/>
          <w:sz w:val="21"/>
          <w:szCs w:val="21"/>
        </w:rPr>
        <w:t>，即计算机电话集成</w:t>
      </w:r>
    </w:p>
    <w:p>
      <w:pPr>
        <w:numPr>
          <w:ilvl w:val="0"/>
          <w:numId w:val="14"/>
        </w:numPr>
        <w:spacing w:after="0"/>
        <w:jc w:val="left"/>
        <w:rPr>
          <w:sz w:val="21"/>
          <w:szCs w:val="21"/>
        </w:rPr>
      </w:pPr>
      <w:r>
        <w:rPr>
          <w:sz w:val="21"/>
          <w:szCs w:val="21"/>
        </w:rPr>
        <w:t>ACD</w:t>
      </w:r>
      <w:r>
        <w:rPr>
          <w:rFonts w:hint="eastAsia"/>
          <w:sz w:val="21"/>
          <w:szCs w:val="21"/>
        </w:rPr>
        <w:t>：</w:t>
      </w:r>
      <w:r>
        <w:rPr>
          <w:sz w:val="21"/>
          <w:szCs w:val="21"/>
        </w:rPr>
        <w:t>Auto Call Distribution</w:t>
      </w:r>
      <w:r>
        <w:rPr>
          <w:rFonts w:hint="eastAsia"/>
          <w:sz w:val="21"/>
          <w:szCs w:val="21"/>
        </w:rPr>
        <w:t>，即自动呼叫分配</w:t>
      </w:r>
    </w:p>
    <w:p>
      <w:pPr>
        <w:numPr>
          <w:ilvl w:val="0"/>
          <w:numId w:val="14"/>
        </w:numPr>
        <w:spacing w:after="0"/>
        <w:jc w:val="left"/>
        <w:rPr>
          <w:sz w:val="21"/>
          <w:szCs w:val="21"/>
        </w:rPr>
      </w:pPr>
      <w:r>
        <w:rPr>
          <w:rFonts w:hint="eastAsia"/>
          <w:sz w:val="21"/>
          <w:szCs w:val="21"/>
        </w:rPr>
        <w:t>SCE: Service Create Environment 业务生成环境软件</w:t>
      </w:r>
    </w:p>
    <w:p>
      <w:pPr>
        <w:numPr>
          <w:ilvl w:val="0"/>
          <w:numId w:val="14"/>
        </w:numPr>
        <w:spacing w:after="0"/>
        <w:jc w:val="left"/>
        <w:rPr>
          <w:sz w:val="21"/>
          <w:szCs w:val="21"/>
        </w:rPr>
      </w:pPr>
      <w:r>
        <w:rPr>
          <w:rFonts w:hint="eastAsia"/>
          <w:sz w:val="21"/>
          <w:szCs w:val="21"/>
        </w:rPr>
        <w:t>TTS: Text To Speak 文本翻译到语音，即语音合成软件</w:t>
      </w:r>
    </w:p>
    <w:p>
      <w:pPr>
        <w:numPr>
          <w:ilvl w:val="0"/>
          <w:numId w:val="14"/>
        </w:numPr>
        <w:spacing w:after="0"/>
        <w:jc w:val="left"/>
        <w:rPr>
          <w:sz w:val="21"/>
          <w:szCs w:val="21"/>
        </w:rPr>
      </w:pPr>
      <w:r>
        <w:rPr>
          <w:rFonts w:hint="eastAsia"/>
          <w:sz w:val="21"/>
          <w:szCs w:val="21"/>
        </w:rPr>
        <w:t>华为平台: 即华为</w:t>
      </w:r>
      <w:r>
        <w:rPr>
          <w:rFonts w:hint="eastAsia"/>
          <w:spacing w:val="10"/>
          <w:sz w:val="21"/>
          <w:szCs w:val="21"/>
        </w:rPr>
        <w:t>INtess-智能呼叫中心3.0软硬件平台</w:t>
      </w:r>
    </w:p>
    <w:p>
      <w:pPr>
        <w:pStyle w:val="2"/>
        <w:numPr>
          <w:ilvl w:val="0"/>
          <w:numId w:val="13"/>
        </w:numPr>
        <w:pBdr>
          <w:bottom w:val="none" w:color="auto" w:sz="0" w:space="0"/>
        </w:pBdr>
        <w:tabs>
          <w:tab w:val="left" w:pos="360"/>
        </w:tabs>
        <w:snapToGrid w:val="0"/>
        <w:spacing w:before="240" w:after="0"/>
        <w:ind w:left="0" w:firstLine="0"/>
        <w:jc w:val="left"/>
        <w:rPr>
          <w:sz w:val="28"/>
          <w:szCs w:val="28"/>
        </w:rPr>
      </w:pPr>
      <w:bookmarkStart w:id="35" w:name="_Toc504230787"/>
      <w:r>
        <w:rPr>
          <w:rFonts w:hint="eastAsia"/>
          <w:sz w:val="28"/>
          <w:szCs w:val="28"/>
        </w:rPr>
        <w:t>坐席应用</w:t>
      </w:r>
      <w:bookmarkEnd w:id="35"/>
    </w:p>
    <w:p>
      <w:pPr>
        <w:pStyle w:val="3"/>
        <w:numPr>
          <w:ilvl w:val="1"/>
          <w:numId w:val="13"/>
        </w:numPr>
        <w:tabs>
          <w:tab w:val="left" w:pos="720"/>
        </w:tabs>
        <w:snapToGrid w:val="0"/>
        <w:spacing w:before="240" w:after="240" w:line="240" w:lineRule="auto"/>
        <w:jc w:val="left"/>
        <w:rPr>
          <w:rFonts w:ascii="宋体" w:hAnsi="宋体"/>
          <w:sz w:val="21"/>
          <w:szCs w:val="21"/>
        </w:rPr>
      </w:pPr>
      <w:bookmarkStart w:id="36" w:name="_Toc504230788"/>
      <w:bookmarkStart w:id="37" w:name="_Toc493630071"/>
      <w:bookmarkStart w:id="38" w:name="_Toc493630065"/>
      <w:r>
        <w:rPr>
          <w:rFonts w:hint="eastAsia" w:ascii="宋体" w:hAnsi="宋体"/>
          <w:sz w:val="21"/>
          <w:szCs w:val="21"/>
        </w:rPr>
        <w:t>话务条管理</w:t>
      </w:r>
      <w:bookmarkEnd w:id="36"/>
    </w:p>
    <w:p>
      <w:pPr>
        <w:pStyle w:val="4"/>
        <w:numPr>
          <w:ilvl w:val="2"/>
          <w:numId w:val="13"/>
        </w:numPr>
        <w:tabs>
          <w:tab w:val="left" w:pos="1080"/>
        </w:tabs>
        <w:spacing w:before="240" w:after="240" w:line="240" w:lineRule="auto"/>
        <w:jc w:val="left"/>
        <w:rPr>
          <w:sz w:val="21"/>
          <w:szCs w:val="21"/>
        </w:rPr>
      </w:pPr>
      <w:bookmarkStart w:id="39" w:name="_Toc504230789"/>
      <w:bookmarkStart w:id="40" w:name="_Toc493630066"/>
      <w:r>
        <w:rPr>
          <w:rFonts w:hint="eastAsia"/>
          <w:sz w:val="21"/>
          <w:szCs w:val="21"/>
        </w:rPr>
        <w:t>就绪</w:t>
      </w:r>
      <w:bookmarkEnd w:id="39"/>
    </w:p>
    <w:p>
      <w:pPr>
        <w:pStyle w:val="12"/>
        <w:spacing w:line="360" w:lineRule="auto"/>
        <w:rPr>
          <w:szCs w:val="21"/>
        </w:rPr>
      </w:pPr>
      <w:r>
        <w:rPr>
          <w:rFonts w:hint="eastAsia"/>
          <w:szCs w:val="21"/>
        </w:rPr>
        <w:t>整理态时，示忙按钮可用，坐席成功示忙后进入示忙态。</w:t>
      </w:r>
    </w:p>
    <w:p>
      <w:pPr>
        <w:pStyle w:val="4"/>
        <w:numPr>
          <w:ilvl w:val="2"/>
          <w:numId w:val="13"/>
        </w:numPr>
        <w:tabs>
          <w:tab w:val="left" w:pos="1080"/>
        </w:tabs>
        <w:spacing w:before="240" w:after="240" w:line="240" w:lineRule="auto"/>
        <w:jc w:val="left"/>
        <w:rPr>
          <w:sz w:val="21"/>
          <w:szCs w:val="21"/>
        </w:rPr>
      </w:pPr>
      <w:bookmarkStart w:id="41" w:name="_Toc504230790"/>
      <w:r>
        <w:rPr>
          <w:rFonts w:hint="eastAsia"/>
          <w:sz w:val="21"/>
          <w:szCs w:val="21"/>
        </w:rPr>
        <w:t>挂机</w:t>
      </w:r>
      <w:bookmarkEnd w:id="41"/>
    </w:p>
    <w:p>
      <w:pPr>
        <w:pStyle w:val="12"/>
        <w:spacing w:line="360" w:lineRule="auto"/>
        <w:rPr>
          <w:szCs w:val="21"/>
        </w:rPr>
      </w:pPr>
      <w:r>
        <w:rPr>
          <w:rFonts w:hint="eastAsia"/>
          <w:szCs w:val="21"/>
        </w:rPr>
        <w:t>话务条上做成两个按钮，一个正常挂机，一个异常挂机，选择异常挂机后可选异常挂机原因。</w:t>
      </w:r>
    </w:p>
    <w:bookmarkEnd w:id="40"/>
    <w:p>
      <w:pPr>
        <w:pStyle w:val="3"/>
        <w:numPr>
          <w:ilvl w:val="1"/>
          <w:numId w:val="13"/>
        </w:numPr>
        <w:tabs>
          <w:tab w:val="left" w:pos="720"/>
        </w:tabs>
        <w:snapToGrid w:val="0"/>
        <w:spacing w:before="240" w:after="240" w:line="240" w:lineRule="auto"/>
        <w:jc w:val="left"/>
        <w:rPr>
          <w:rFonts w:ascii="宋体" w:hAnsi="宋体"/>
          <w:sz w:val="21"/>
          <w:szCs w:val="21"/>
        </w:rPr>
      </w:pPr>
      <w:bookmarkStart w:id="42" w:name="_Toc504230791"/>
      <w:r>
        <w:rPr>
          <w:rFonts w:hint="eastAsia" w:ascii="宋体" w:hAnsi="宋体"/>
          <w:sz w:val="21"/>
          <w:szCs w:val="21"/>
        </w:rPr>
        <w:t>首页布局</w:t>
      </w:r>
      <w:bookmarkEnd w:id="42"/>
    </w:p>
    <w:p>
      <w:pPr>
        <w:rPr>
          <w:sz w:val="21"/>
          <w:szCs w:val="21"/>
        </w:rPr>
      </w:pPr>
      <w:r>
        <w:rPr>
          <w:rFonts w:hint="eastAsia"/>
          <w:sz w:val="21"/>
          <w:szCs w:val="21"/>
        </w:rPr>
        <w:t>实现不同角色显示不同的首页内容。</w:t>
      </w:r>
    </w:p>
    <w:p>
      <w:pPr>
        <w:rPr>
          <w:sz w:val="21"/>
          <w:szCs w:val="21"/>
        </w:rPr>
      </w:pPr>
      <w:r>
        <w:rPr>
          <w:rFonts w:hint="eastAsia"/>
          <w:sz w:val="21"/>
          <w:szCs w:val="21"/>
        </w:rPr>
        <w:t>系统预设的角色有：普通坐席、坐席主管、外呼坐席、坐席班长、外呼</w:t>
      </w:r>
      <w:r>
        <w:rPr>
          <w:sz w:val="21"/>
          <w:szCs w:val="21"/>
        </w:rPr>
        <w:t>班长、</w:t>
      </w:r>
      <w:r>
        <w:rPr>
          <w:rFonts w:hint="eastAsia"/>
          <w:sz w:val="21"/>
          <w:szCs w:val="21"/>
        </w:rPr>
        <w:t>系统管理员，角色可以在“角色信息管理”中去自定义，选择角色时可以选择不同的布局风格，系统自带的布局风格参考如下：</w:t>
      </w:r>
    </w:p>
    <w:p>
      <w:pPr>
        <w:pStyle w:val="4"/>
        <w:numPr>
          <w:ilvl w:val="2"/>
          <w:numId w:val="13"/>
        </w:numPr>
        <w:tabs>
          <w:tab w:val="left" w:pos="1080"/>
        </w:tabs>
        <w:spacing w:before="240" w:after="240" w:line="240" w:lineRule="auto"/>
        <w:jc w:val="left"/>
        <w:rPr>
          <w:sz w:val="21"/>
          <w:szCs w:val="21"/>
        </w:rPr>
      </w:pPr>
      <w:bookmarkStart w:id="43" w:name="_Toc504230792"/>
      <w:r>
        <w:rPr>
          <w:rFonts w:hint="eastAsia"/>
          <w:sz w:val="21"/>
          <w:szCs w:val="21"/>
        </w:rPr>
        <w:t>外呼班长首页</w:t>
      </w:r>
      <w:bookmarkEnd w:id="43"/>
    </w:p>
    <w:p>
      <w:pPr>
        <w:pStyle w:val="12"/>
        <w:spacing w:line="360" w:lineRule="auto"/>
        <w:ind w:firstLine="0" w:firstLineChars="0"/>
        <w:rPr>
          <w:color w:val="262626"/>
          <w:szCs w:val="21"/>
        </w:rPr>
      </w:pPr>
      <w:r>
        <w:rPr>
          <w:rFonts w:hint="eastAsia"/>
          <w:color w:val="262626"/>
          <w:szCs w:val="21"/>
          <w:lang w:eastAsia="zh-TW"/>
        </w:rPr>
        <w:t xml:space="preserve">除了个人的外呼任务之外，外呼坐席班长更多关注的是整个班组外呼任务的情况。 </w:t>
      </w:r>
    </w:p>
    <w:p>
      <w:pPr>
        <w:pStyle w:val="12"/>
        <w:spacing w:line="360" w:lineRule="auto"/>
        <w:ind w:firstLine="0" w:firstLineChars="0"/>
        <w:rPr>
          <w:color w:val="262626"/>
          <w:szCs w:val="21"/>
        </w:rPr>
      </w:pPr>
      <w:r>
        <w:rPr>
          <w:rFonts w:hint="eastAsia"/>
          <w:color w:val="262626"/>
          <w:szCs w:val="21"/>
        </w:rPr>
        <w:t>未完成任务（已分配）界面如下所示：</w:t>
      </w:r>
    </w:p>
    <w:p>
      <w:pPr>
        <w:rPr>
          <w:sz w:val="21"/>
          <w:szCs w:val="21"/>
        </w:rPr>
      </w:pPr>
      <w:r>
        <w:rPr>
          <w:rFonts w:hint="eastAsia"/>
          <w:sz w:val="21"/>
          <w:szCs w:val="21"/>
        </w:rPr>
        <w:drawing>
          <wp:inline distT="0" distB="0" distL="0" distR="0">
            <wp:extent cx="5781675" cy="2545715"/>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1675" cy="2546217"/>
                    </a:xfrm>
                    <a:prstGeom prst="rect">
                      <a:avLst/>
                    </a:prstGeom>
                  </pic:spPr>
                </pic:pic>
              </a:graphicData>
            </a:graphic>
          </wp:inline>
        </w:drawing>
      </w:r>
    </w:p>
    <w:p>
      <w:pPr>
        <w:pStyle w:val="12"/>
        <w:spacing w:line="360" w:lineRule="auto"/>
        <w:ind w:firstLine="0" w:firstLineChars="0"/>
        <w:rPr>
          <w:color w:val="262626"/>
          <w:szCs w:val="21"/>
        </w:rPr>
      </w:pPr>
      <w:r>
        <w:rPr>
          <w:rFonts w:hint="eastAsia"/>
          <w:color w:val="262626"/>
          <w:szCs w:val="21"/>
        </w:rPr>
        <w:t>未完成任务（已分配）界面如下所示：</w:t>
      </w:r>
    </w:p>
    <w:p>
      <w:pPr>
        <w:rPr>
          <w:sz w:val="21"/>
          <w:szCs w:val="21"/>
        </w:rPr>
      </w:pPr>
      <w:r>
        <w:rPr>
          <w:rFonts w:hint="eastAsia"/>
          <w:sz w:val="21"/>
          <w:szCs w:val="21"/>
        </w:rPr>
        <w:drawing>
          <wp:inline distT="0" distB="0" distL="0" distR="0">
            <wp:extent cx="5731510" cy="2518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18410"/>
                    </a:xfrm>
                    <a:prstGeom prst="rect">
                      <a:avLst/>
                    </a:prstGeom>
                  </pic:spPr>
                </pic:pic>
              </a:graphicData>
            </a:graphic>
          </wp:inline>
        </w:drawing>
      </w:r>
    </w:p>
    <w:p>
      <w:pPr>
        <w:pStyle w:val="12"/>
        <w:spacing w:line="360" w:lineRule="auto"/>
        <w:ind w:firstLine="0" w:firstLineChars="0"/>
        <w:rPr>
          <w:szCs w:val="21"/>
          <w:lang w:eastAsia="zh-TW"/>
        </w:rPr>
      </w:pPr>
      <w:r>
        <w:rPr>
          <w:rFonts w:hint="eastAsia"/>
          <w:szCs w:val="21"/>
          <w:lang w:eastAsia="zh-TW"/>
        </w:rPr>
        <w:t>外呼坐席班长首页组件描述如下：</w:t>
      </w:r>
    </w:p>
    <w:tbl>
      <w:tblPr>
        <w:tblStyle w:val="50"/>
        <w:tblW w:w="8655"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0"/>
        <w:gridCol w:w="6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140" w:type="dxa"/>
            <w:vAlign w:val="center"/>
          </w:tcPr>
          <w:p>
            <w:pPr>
              <w:snapToGrid w:val="0"/>
              <w:jc w:val="center"/>
              <w:rPr>
                <w:rFonts w:cs="等线 Light"/>
                <w:b/>
                <w:bCs/>
                <w:color w:val="000000"/>
                <w:sz w:val="21"/>
                <w:szCs w:val="21"/>
              </w:rPr>
            </w:pPr>
            <w:r>
              <w:rPr>
                <w:rFonts w:hint="eastAsia" w:cs="等线 Light"/>
                <w:b/>
                <w:bCs/>
                <w:color w:val="000000"/>
                <w:sz w:val="21"/>
                <w:szCs w:val="21"/>
              </w:rPr>
              <w:t>组件名称</w:t>
            </w:r>
          </w:p>
        </w:tc>
        <w:tc>
          <w:tcPr>
            <w:tcW w:w="6515" w:type="dxa"/>
            <w:vAlign w:val="center"/>
          </w:tcPr>
          <w:p>
            <w:pPr>
              <w:snapToGrid w:val="0"/>
              <w:jc w:val="center"/>
              <w:rPr>
                <w:rFonts w:cs="等线 Light"/>
                <w:b/>
                <w:bCs/>
                <w:color w:val="000000"/>
                <w:sz w:val="21"/>
                <w:szCs w:val="21"/>
              </w:rPr>
            </w:pPr>
            <w:r>
              <w:rPr>
                <w:rFonts w:cs="等线 Light"/>
                <w:b/>
                <w:bCs/>
                <w:color w:val="000000"/>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sz w:val="21"/>
                <w:szCs w:val="21"/>
              </w:rPr>
              <w:t>快捷</w:t>
            </w:r>
            <w:r>
              <w:rPr>
                <w:rFonts w:hint="eastAsia"/>
                <w:sz w:val="21"/>
                <w:szCs w:val="21"/>
              </w:rPr>
              <w:t>菜单</w:t>
            </w:r>
            <w:r>
              <w:rPr>
                <w:sz w:val="21"/>
                <w:szCs w:val="21"/>
              </w:rPr>
              <w:t>组件</w:t>
            </w:r>
          </w:p>
        </w:tc>
        <w:tc>
          <w:tcPr>
            <w:tcW w:w="6515" w:type="dxa"/>
            <w:vAlign w:val="center"/>
          </w:tcPr>
          <w:p>
            <w:pPr>
              <w:snapToGrid w:val="0"/>
              <w:rPr>
                <w:rFonts w:cs="等线 Light"/>
                <w:color w:val="000000"/>
                <w:sz w:val="21"/>
                <w:szCs w:val="21"/>
              </w:rPr>
            </w:pPr>
            <w:r>
              <w:rPr>
                <w:rFonts w:hint="eastAsia" w:cs="等线 Light"/>
                <w:color w:val="000000"/>
                <w:sz w:val="21"/>
                <w:szCs w:val="21"/>
              </w:rPr>
              <w:t>不同角色可自定义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sz w:val="21"/>
                <w:szCs w:val="21"/>
              </w:rPr>
              <w:t>菜单功能</w:t>
            </w:r>
          </w:p>
        </w:tc>
        <w:tc>
          <w:tcPr>
            <w:tcW w:w="6515" w:type="dxa"/>
            <w:vAlign w:val="center"/>
          </w:tcPr>
          <w:p>
            <w:pPr>
              <w:pStyle w:val="12"/>
              <w:snapToGrid w:val="0"/>
              <w:ind w:firstLine="0" w:firstLineChars="0"/>
              <w:rPr>
                <w:szCs w:val="21"/>
              </w:rPr>
            </w:pPr>
            <w:r>
              <w:rPr>
                <w:rFonts w:hint="eastAsia"/>
                <w:szCs w:val="21"/>
              </w:rPr>
              <w:t>不同角色的菜单权限不一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未完成任务（已分配）</w:t>
            </w:r>
          </w:p>
        </w:tc>
        <w:tc>
          <w:tcPr>
            <w:tcW w:w="6515" w:type="dxa"/>
            <w:vAlign w:val="center"/>
          </w:tcPr>
          <w:p>
            <w:pPr>
              <w:pStyle w:val="12"/>
              <w:snapToGrid w:val="0"/>
              <w:ind w:firstLine="0" w:firstLineChars="0"/>
              <w:rPr>
                <w:szCs w:val="21"/>
              </w:rPr>
            </w:pPr>
            <w:r>
              <w:rPr>
                <w:rFonts w:hint="eastAsia"/>
                <w:szCs w:val="21"/>
              </w:rPr>
              <w:t>显示该班组下未完成但已分配给坐席的任务列表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未完成任务（待分配）</w:t>
            </w:r>
          </w:p>
        </w:tc>
        <w:tc>
          <w:tcPr>
            <w:tcW w:w="6515" w:type="dxa"/>
            <w:vAlign w:val="center"/>
          </w:tcPr>
          <w:p>
            <w:pPr>
              <w:pStyle w:val="12"/>
              <w:snapToGrid w:val="0"/>
              <w:ind w:firstLine="0" w:firstLineChars="0"/>
              <w:rPr>
                <w:szCs w:val="21"/>
              </w:rPr>
            </w:pPr>
            <w:r>
              <w:rPr>
                <w:rFonts w:hint="eastAsia"/>
                <w:szCs w:val="21"/>
              </w:rPr>
              <w:t>显示该班组下未完成但未分配给坐席的任务列表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已完成任务</w:t>
            </w:r>
          </w:p>
        </w:tc>
        <w:tc>
          <w:tcPr>
            <w:tcW w:w="6515" w:type="dxa"/>
            <w:vAlign w:val="center"/>
          </w:tcPr>
          <w:p>
            <w:pPr>
              <w:pStyle w:val="12"/>
              <w:snapToGrid w:val="0"/>
              <w:ind w:firstLine="0" w:firstLineChars="0"/>
              <w:rPr>
                <w:szCs w:val="21"/>
              </w:rPr>
            </w:pPr>
            <w:r>
              <w:rPr>
                <w:rFonts w:hint="eastAsia" w:cs="等线 Light"/>
                <w:color w:val="000000"/>
                <w:szCs w:val="21"/>
              </w:rPr>
              <w:t>显示该班组下的所有坐席已完成的任务列表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2140" w:type="dxa"/>
            <w:vAlign w:val="center"/>
          </w:tcPr>
          <w:p>
            <w:pPr>
              <w:snapToGrid w:val="0"/>
              <w:rPr>
                <w:rFonts w:cs="等线 Light"/>
                <w:color w:val="000000"/>
                <w:sz w:val="21"/>
                <w:szCs w:val="21"/>
              </w:rPr>
            </w:pPr>
            <w:r>
              <w:rPr>
                <w:rFonts w:hint="eastAsia" w:cs="等线 Light"/>
                <w:color w:val="000000"/>
                <w:sz w:val="21"/>
                <w:szCs w:val="21"/>
              </w:rPr>
              <w:t>班组</w:t>
            </w:r>
            <w:r>
              <w:rPr>
                <w:rFonts w:cs="等线 Light"/>
                <w:color w:val="000000"/>
                <w:sz w:val="21"/>
                <w:szCs w:val="21"/>
              </w:rPr>
              <w:t>今日情况</w:t>
            </w:r>
          </w:p>
        </w:tc>
        <w:tc>
          <w:tcPr>
            <w:tcW w:w="6515" w:type="dxa"/>
            <w:vAlign w:val="center"/>
          </w:tcPr>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今日回访任务量：显示当前班组的坐席今日完成回访的任务量；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班组人均任务量：显示当前班组的人均回访任务量；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班组呼出电话量：显示当前班组的呼出电话量；</w:t>
            </w:r>
          </w:p>
          <w:p>
            <w:pPr>
              <w:numPr>
                <w:ilvl w:val="0"/>
                <w:numId w:val="16"/>
              </w:numPr>
              <w:snapToGrid w:val="0"/>
              <w:spacing w:after="0" w:line="240" w:lineRule="auto"/>
              <w:jc w:val="left"/>
              <w:rPr>
                <w:rFonts w:cs="等线 Light"/>
                <w:color w:val="000000"/>
                <w:sz w:val="21"/>
                <w:szCs w:val="21"/>
              </w:rPr>
            </w:pPr>
            <w:r>
              <w:rPr>
                <w:rFonts w:hint="eastAsia" w:cs="等线 Light"/>
                <w:color w:val="000000"/>
                <w:sz w:val="21"/>
                <w:szCs w:val="21"/>
              </w:rPr>
              <w:t>完成回访任务量：显示当前班组的完成回访任务量；</w:t>
            </w:r>
          </w:p>
          <w:p>
            <w:pPr>
              <w:numPr>
                <w:ilvl w:val="0"/>
                <w:numId w:val="16"/>
              </w:numPr>
              <w:snapToGrid w:val="0"/>
              <w:spacing w:after="0" w:line="240" w:lineRule="auto"/>
              <w:jc w:val="left"/>
              <w:rPr>
                <w:rFonts w:cs="等线 Light"/>
                <w:color w:val="000000"/>
                <w:sz w:val="21"/>
                <w:szCs w:val="21"/>
              </w:rPr>
            </w:pPr>
            <w:r>
              <w:rPr>
                <w:rFonts w:hint="eastAsia" w:cs="等线 Light"/>
                <w:color w:val="000000"/>
                <w:sz w:val="21"/>
                <w:szCs w:val="21"/>
              </w:rPr>
              <w:t>班组人均任务完成量：显示当前班组的人均任务完成量；</w:t>
            </w:r>
          </w:p>
          <w:p>
            <w:pPr>
              <w:numPr>
                <w:ilvl w:val="0"/>
                <w:numId w:val="16"/>
              </w:numPr>
              <w:snapToGrid w:val="0"/>
              <w:spacing w:after="0" w:line="240" w:lineRule="auto"/>
              <w:jc w:val="left"/>
              <w:rPr>
                <w:rFonts w:cs="等线 Light"/>
                <w:color w:val="000000"/>
                <w:sz w:val="21"/>
                <w:szCs w:val="21"/>
              </w:rPr>
            </w:pPr>
            <w:r>
              <w:rPr>
                <w:rFonts w:hint="eastAsia" w:cs="等线 Light"/>
                <w:color w:val="000000"/>
                <w:sz w:val="21"/>
                <w:szCs w:val="21"/>
              </w:rPr>
              <w:t>平均通话时长：当前班组今日的总通话时长/总通话次数；</w:t>
            </w:r>
          </w:p>
          <w:p>
            <w:pPr>
              <w:numPr>
                <w:ilvl w:val="0"/>
                <w:numId w:val="16"/>
              </w:numPr>
              <w:snapToGrid w:val="0"/>
              <w:spacing w:after="0" w:line="240" w:lineRule="auto"/>
              <w:jc w:val="left"/>
              <w:rPr>
                <w:rFonts w:cs="等线 Light"/>
                <w:color w:val="000000"/>
                <w:sz w:val="21"/>
                <w:szCs w:val="21"/>
              </w:rPr>
            </w:pPr>
            <w:r>
              <w:rPr>
                <w:rFonts w:hint="eastAsia" w:cs="等线 Light"/>
                <w:color w:val="000000"/>
                <w:sz w:val="21"/>
                <w:szCs w:val="21"/>
              </w:rPr>
              <w:t>呼出成功率：呼出成功量</w:t>
            </w:r>
            <w:r>
              <w:rPr>
                <w:rFonts w:cs="等线 Light"/>
                <w:color w:val="000000"/>
                <w:sz w:val="21"/>
                <w:szCs w:val="21"/>
              </w:rPr>
              <w:t>/呼出总</w:t>
            </w:r>
            <w:r>
              <w:rPr>
                <w:rFonts w:hint="eastAsia" w:cs="等线 Light"/>
                <w:color w:val="000000"/>
                <w:sz w:val="21"/>
                <w:szCs w:val="21"/>
              </w:rPr>
              <w:t>量；</w:t>
            </w:r>
          </w:p>
          <w:p>
            <w:pPr>
              <w:numPr>
                <w:ilvl w:val="0"/>
                <w:numId w:val="16"/>
              </w:numPr>
              <w:snapToGrid w:val="0"/>
              <w:spacing w:after="0" w:line="240" w:lineRule="auto"/>
              <w:jc w:val="left"/>
              <w:rPr>
                <w:rFonts w:cs="等线 Light"/>
                <w:color w:val="000000"/>
                <w:sz w:val="21"/>
                <w:szCs w:val="21"/>
              </w:rPr>
            </w:pPr>
            <w:r>
              <w:rPr>
                <w:rFonts w:hint="eastAsia" w:cs="等线 Light"/>
                <w:color w:val="000000"/>
                <w:sz w:val="21"/>
                <w:szCs w:val="21"/>
              </w:rPr>
              <w:t>坐席利用率：自然日</w:t>
            </w:r>
            <w:r>
              <w:rPr>
                <w:rFonts w:cs="等线 Light"/>
                <w:color w:val="000000"/>
                <w:sz w:val="21"/>
                <w:szCs w:val="21"/>
              </w:rPr>
              <w:t xml:space="preserve"> (通话时长+整理时长+响铃时长）/自然日签入时长</w:t>
            </w:r>
            <w:r>
              <w:rPr>
                <w:rFonts w:hint="eastAsia" w:cs="等线 Light"/>
                <w:color w:val="000000"/>
                <w:sz w:val="21"/>
                <w:szCs w:val="21"/>
              </w:rPr>
              <w:t>；</w:t>
            </w:r>
          </w:p>
          <w:p>
            <w:pPr>
              <w:numPr>
                <w:ilvl w:val="0"/>
                <w:numId w:val="16"/>
              </w:numPr>
              <w:snapToGrid w:val="0"/>
              <w:spacing w:after="0" w:line="240" w:lineRule="auto"/>
              <w:jc w:val="left"/>
              <w:rPr>
                <w:rFonts w:cs="等线 Light"/>
                <w:color w:val="000000"/>
                <w:sz w:val="21"/>
                <w:szCs w:val="21"/>
              </w:rPr>
            </w:pPr>
            <w:r>
              <w:rPr>
                <w:rFonts w:hint="eastAsia" w:cs="等线 Light"/>
                <w:color w:val="000000"/>
                <w:sz w:val="21"/>
                <w:szCs w:val="21"/>
              </w:rPr>
              <w:t>平均应答时长：当前班组今日的总应答时长/总应答次数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0" w:hRule="atLeast"/>
        </w:trPr>
        <w:tc>
          <w:tcPr>
            <w:tcW w:w="2140" w:type="dxa"/>
            <w:vAlign w:val="center"/>
          </w:tcPr>
          <w:p>
            <w:pPr>
              <w:snapToGrid w:val="0"/>
              <w:rPr>
                <w:rFonts w:cs="等线 Light"/>
                <w:color w:val="000000"/>
                <w:sz w:val="21"/>
                <w:szCs w:val="21"/>
              </w:rPr>
            </w:pPr>
            <w:r>
              <w:rPr>
                <w:rFonts w:hint="eastAsia" w:cs="等线 Light"/>
                <w:color w:val="000000"/>
                <w:sz w:val="21"/>
                <w:szCs w:val="21"/>
              </w:rPr>
              <w:t>重要公告</w:t>
            </w:r>
          </w:p>
        </w:tc>
        <w:tc>
          <w:tcPr>
            <w:tcW w:w="6515" w:type="dxa"/>
            <w:vAlign w:val="center"/>
          </w:tcPr>
          <w:p>
            <w:pPr>
              <w:snapToGrid w:val="0"/>
              <w:rPr>
                <w:rFonts w:cs="等线 Light"/>
                <w:color w:val="000000"/>
                <w:sz w:val="21"/>
                <w:szCs w:val="21"/>
              </w:rPr>
            </w:pPr>
            <w:r>
              <w:rPr>
                <w:rFonts w:hint="eastAsia" w:cs="等线 Light"/>
                <w:color w:val="000000"/>
                <w:sz w:val="21"/>
                <w:szCs w:val="21"/>
              </w:rPr>
              <w:t>显示非常重要跟重要公告</w:t>
            </w:r>
          </w:p>
        </w:tc>
      </w:tr>
    </w:tbl>
    <w:p>
      <w:pPr>
        <w:pStyle w:val="4"/>
        <w:numPr>
          <w:ilvl w:val="2"/>
          <w:numId w:val="13"/>
        </w:numPr>
        <w:tabs>
          <w:tab w:val="left" w:pos="1080"/>
        </w:tabs>
        <w:spacing w:before="240" w:after="240" w:line="240" w:lineRule="auto"/>
        <w:jc w:val="left"/>
        <w:rPr>
          <w:sz w:val="21"/>
          <w:szCs w:val="21"/>
        </w:rPr>
      </w:pPr>
      <w:bookmarkStart w:id="44" w:name="_Toc493630075"/>
      <w:bookmarkStart w:id="45" w:name="_Toc504230793"/>
      <w:r>
        <w:rPr>
          <w:rFonts w:hint="eastAsia"/>
          <w:sz w:val="21"/>
          <w:szCs w:val="21"/>
        </w:rPr>
        <w:t>外呼坐席首页</w:t>
      </w:r>
      <w:bookmarkEnd w:id="44"/>
      <w:bookmarkEnd w:id="45"/>
    </w:p>
    <w:p>
      <w:pPr>
        <w:pStyle w:val="12"/>
        <w:spacing w:line="360" w:lineRule="auto"/>
        <w:ind w:firstLine="0" w:firstLineChars="0"/>
        <w:rPr>
          <w:szCs w:val="21"/>
        </w:rPr>
      </w:pPr>
      <w:r>
        <w:rPr>
          <w:rFonts w:hint="eastAsia"/>
          <w:szCs w:val="21"/>
        </w:rPr>
        <w:t>外呼坐席主要是进行外呼任务的处理。</w:t>
      </w:r>
    </w:p>
    <w:p>
      <w:pPr>
        <w:pStyle w:val="12"/>
        <w:ind w:firstLine="0" w:firstLineChars="0"/>
        <w:rPr>
          <w:szCs w:val="21"/>
        </w:rPr>
      </w:pPr>
      <w:r>
        <w:rPr>
          <w:szCs w:val="21"/>
        </w:rPr>
        <w:drawing>
          <wp:inline distT="0" distB="0" distL="0" distR="0">
            <wp:extent cx="5731510" cy="25101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10155"/>
                    </a:xfrm>
                    <a:prstGeom prst="rect">
                      <a:avLst/>
                    </a:prstGeom>
                  </pic:spPr>
                </pic:pic>
              </a:graphicData>
            </a:graphic>
          </wp:inline>
        </w:drawing>
      </w:r>
    </w:p>
    <w:p>
      <w:pPr>
        <w:pStyle w:val="12"/>
        <w:spacing w:line="360" w:lineRule="auto"/>
        <w:ind w:firstLine="0" w:firstLineChars="0"/>
        <w:rPr>
          <w:color w:val="FF0000"/>
          <w:szCs w:val="21"/>
        </w:rPr>
      </w:pPr>
      <w:r>
        <w:rPr>
          <w:rFonts w:hint="eastAsia"/>
          <w:color w:val="FF0000"/>
          <w:szCs w:val="21"/>
        </w:rPr>
        <w:t>注：待完成的回访任务列表中“外呼结果”和“外呼时间”都是统计的最后一次的记录结果</w:t>
      </w:r>
    </w:p>
    <w:p>
      <w:pPr>
        <w:pStyle w:val="12"/>
        <w:spacing w:line="360" w:lineRule="auto"/>
        <w:ind w:firstLine="0" w:firstLineChars="0"/>
        <w:rPr>
          <w:szCs w:val="21"/>
          <w:lang w:eastAsia="zh-TW"/>
        </w:rPr>
      </w:pPr>
      <w:r>
        <w:rPr>
          <w:rFonts w:hint="eastAsia"/>
          <w:szCs w:val="21"/>
          <w:lang w:eastAsia="zh-TW"/>
        </w:rPr>
        <w:t>外呼坐席首页组件描述如下：</w:t>
      </w:r>
    </w:p>
    <w:tbl>
      <w:tblPr>
        <w:tblStyle w:val="50"/>
        <w:tblW w:w="8379"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0"/>
        <w:gridCol w:w="6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0" w:hRule="atLeast"/>
        </w:trPr>
        <w:tc>
          <w:tcPr>
            <w:tcW w:w="2140" w:type="dxa"/>
            <w:vAlign w:val="center"/>
          </w:tcPr>
          <w:p>
            <w:pPr>
              <w:snapToGrid w:val="0"/>
              <w:rPr>
                <w:rFonts w:cs="等线 Light"/>
                <w:b/>
                <w:bCs/>
                <w:color w:val="000000"/>
                <w:sz w:val="21"/>
                <w:szCs w:val="21"/>
              </w:rPr>
            </w:pPr>
            <w:r>
              <w:rPr>
                <w:rFonts w:hint="eastAsia" w:cs="等线 Light"/>
                <w:b/>
                <w:bCs/>
                <w:color w:val="000000"/>
                <w:sz w:val="21"/>
                <w:szCs w:val="21"/>
              </w:rPr>
              <w:t>组件名称</w:t>
            </w:r>
          </w:p>
        </w:tc>
        <w:tc>
          <w:tcPr>
            <w:tcW w:w="6239" w:type="dxa"/>
            <w:vAlign w:val="center"/>
          </w:tcPr>
          <w:p>
            <w:pPr>
              <w:snapToGrid w:val="0"/>
              <w:jc w:val="center"/>
              <w:rPr>
                <w:rFonts w:cs="等线 Light"/>
                <w:b/>
                <w:bCs/>
                <w:color w:val="000000"/>
                <w:sz w:val="21"/>
                <w:szCs w:val="21"/>
              </w:rPr>
            </w:pPr>
            <w:r>
              <w:rPr>
                <w:rFonts w:cs="等线 Light"/>
                <w:b/>
                <w:bCs/>
                <w:color w:val="000000"/>
                <w:sz w:val="21"/>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sz w:val="21"/>
                <w:szCs w:val="21"/>
              </w:rPr>
              <w:t>快捷</w:t>
            </w:r>
            <w:r>
              <w:rPr>
                <w:rFonts w:hint="eastAsia"/>
                <w:sz w:val="21"/>
                <w:szCs w:val="21"/>
              </w:rPr>
              <w:t>菜单</w:t>
            </w:r>
            <w:r>
              <w:rPr>
                <w:sz w:val="21"/>
                <w:szCs w:val="21"/>
              </w:rPr>
              <w:t>组件</w:t>
            </w:r>
          </w:p>
        </w:tc>
        <w:tc>
          <w:tcPr>
            <w:tcW w:w="6239" w:type="dxa"/>
            <w:vAlign w:val="center"/>
          </w:tcPr>
          <w:p>
            <w:pPr>
              <w:snapToGrid w:val="0"/>
              <w:rPr>
                <w:rFonts w:cs="等线 Light"/>
                <w:color w:val="000000"/>
                <w:sz w:val="21"/>
                <w:szCs w:val="21"/>
              </w:rPr>
            </w:pPr>
            <w:r>
              <w:rPr>
                <w:rFonts w:hint="eastAsia" w:cs="等线 Light"/>
                <w:color w:val="000000"/>
                <w:sz w:val="21"/>
                <w:szCs w:val="21"/>
              </w:rPr>
              <w:t>不同角色可自定义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sz w:val="21"/>
                <w:szCs w:val="21"/>
              </w:rPr>
              <w:t>菜单功能</w:t>
            </w:r>
          </w:p>
        </w:tc>
        <w:tc>
          <w:tcPr>
            <w:tcW w:w="6239" w:type="dxa"/>
            <w:vAlign w:val="center"/>
          </w:tcPr>
          <w:p>
            <w:pPr>
              <w:pStyle w:val="12"/>
              <w:snapToGrid w:val="0"/>
              <w:ind w:firstLine="0" w:firstLineChars="0"/>
              <w:rPr>
                <w:szCs w:val="21"/>
              </w:rPr>
            </w:pPr>
            <w:r>
              <w:rPr>
                <w:rFonts w:hint="eastAsia"/>
                <w:szCs w:val="21"/>
              </w:rPr>
              <w:t>不同角色的菜单权限不一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待完成回访任务</w:t>
            </w:r>
          </w:p>
        </w:tc>
        <w:tc>
          <w:tcPr>
            <w:tcW w:w="6239" w:type="dxa"/>
            <w:vAlign w:val="center"/>
          </w:tcPr>
          <w:p>
            <w:pPr>
              <w:snapToGrid w:val="0"/>
              <w:rPr>
                <w:rFonts w:cs="等线 Light"/>
                <w:color w:val="000000"/>
                <w:sz w:val="21"/>
                <w:szCs w:val="21"/>
              </w:rPr>
            </w:pPr>
            <w:r>
              <w:rPr>
                <w:rFonts w:hint="eastAsia" w:cs="等线 Light"/>
                <w:color w:val="000000"/>
                <w:sz w:val="21"/>
                <w:szCs w:val="21"/>
              </w:rPr>
              <w:t>显示分配给当前坐席的待处理回访任务列表，可进行外呼操作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已完成任务</w:t>
            </w:r>
          </w:p>
        </w:tc>
        <w:tc>
          <w:tcPr>
            <w:tcW w:w="6239" w:type="dxa"/>
            <w:vAlign w:val="center"/>
          </w:tcPr>
          <w:p>
            <w:pPr>
              <w:snapToGrid w:val="0"/>
              <w:rPr>
                <w:rFonts w:cs="等线 Light"/>
                <w:color w:val="000000"/>
                <w:sz w:val="21"/>
                <w:szCs w:val="21"/>
              </w:rPr>
            </w:pPr>
            <w:r>
              <w:rPr>
                <w:rFonts w:hint="eastAsia" w:cs="等线 Light"/>
                <w:color w:val="000000"/>
                <w:sz w:val="21"/>
                <w:szCs w:val="21"/>
              </w:rPr>
              <w:t>显示该坐席已完成的任务列表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个人</w:t>
            </w:r>
            <w:r>
              <w:rPr>
                <w:rFonts w:cs="等线 Light"/>
                <w:color w:val="000000"/>
                <w:sz w:val="21"/>
                <w:szCs w:val="21"/>
              </w:rPr>
              <w:t>今日情况</w:t>
            </w:r>
          </w:p>
        </w:tc>
        <w:tc>
          <w:tcPr>
            <w:tcW w:w="6239" w:type="dxa"/>
            <w:vAlign w:val="center"/>
          </w:tcPr>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今日回访任务量：显示当前坐席今日被分配的回访任务量；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班组人均任务量：显示当前坐席所在所有班组的人均回访任务量；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班组呼出电话量：显示当前坐席所在所有班组的呼出电话量；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完成回访任务量：显示当前坐席今日完成回访的任务量；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班组人均任务完成量：显示当前坐席所在所有班组的人均任务完成量；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平均通话时长：当前坐席今日的总通话时长/总通话次数；</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呼出成功率：呼出成功量</w:t>
            </w:r>
            <w:r>
              <w:rPr>
                <w:rFonts w:cs="等线 Light"/>
                <w:color w:val="000000"/>
                <w:sz w:val="21"/>
                <w:szCs w:val="21"/>
              </w:rPr>
              <w:t>/呼出总</w:t>
            </w:r>
            <w:r>
              <w:rPr>
                <w:rFonts w:hint="eastAsia" w:cs="等线 Light"/>
                <w:color w:val="000000"/>
                <w:sz w:val="21"/>
                <w:szCs w:val="21"/>
              </w:rPr>
              <w:t>量；</w:t>
            </w:r>
          </w:p>
          <w:p>
            <w:pPr>
              <w:numPr>
                <w:ilvl w:val="0"/>
                <w:numId w:val="15"/>
              </w:numPr>
              <w:snapToGrid w:val="0"/>
              <w:spacing w:after="0" w:line="240" w:lineRule="auto"/>
              <w:jc w:val="left"/>
              <w:rPr>
                <w:rFonts w:cs="等线 Light"/>
                <w:color w:val="000000"/>
                <w:sz w:val="21"/>
                <w:szCs w:val="21"/>
              </w:rPr>
            </w:pPr>
            <w:r>
              <w:rPr>
                <w:rFonts w:hint="eastAsia" w:cs="等线 Light"/>
                <w:color w:val="000000"/>
                <w:sz w:val="21"/>
                <w:szCs w:val="21"/>
              </w:rPr>
              <w:t>坐席利用率：自然日</w:t>
            </w:r>
            <w:r>
              <w:rPr>
                <w:rFonts w:cs="等线 Light"/>
                <w:color w:val="000000"/>
                <w:sz w:val="21"/>
                <w:szCs w:val="21"/>
              </w:rPr>
              <w:t xml:space="preserve"> (通话时长+整理时长+响铃时长）/自然日签入时长</w:t>
            </w:r>
            <w:r>
              <w:rPr>
                <w:rFonts w:hint="eastAsia" w:cs="等线 Light"/>
                <w:color w:val="000000"/>
                <w:sz w:val="21"/>
                <w:szCs w:val="21"/>
              </w:rPr>
              <w:t>；</w:t>
            </w:r>
          </w:p>
          <w:p>
            <w:pPr>
              <w:pStyle w:val="95"/>
              <w:numPr>
                <w:ilvl w:val="0"/>
                <w:numId w:val="15"/>
              </w:numPr>
              <w:snapToGrid w:val="0"/>
              <w:ind w:firstLineChars="0"/>
              <w:rPr>
                <w:rFonts w:cs="等线 Light"/>
                <w:color w:val="000000"/>
                <w:sz w:val="21"/>
                <w:szCs w:val="21"/>
              </w:rPr>
            </w:pPr>
            <w:r>
              <w:rPr>
                <w:rFonts w:hint="eastAsia" w:cs="等线 Light"/>
                <w:color w:val="000000"/>
                <w:sz w:val="21"/>
                <w:szCs w:val="21"/>
              </w:rPr>
              <w:t>平均应答时长：当前坐席今日的总应答时长/总应答次数；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 w:hRule="atLeast"/>
        </w:trPr>
        <w:tc>
          <w:tcPr>
            <w:tcW w:w="2140" w:type="dxa"/>
            <w:vAlign w:val="center"/>
          </w:tcPr>
          <w:p>
            <w:pPr>
              <w:snapToGrid w:val="0"/>
              <w:rPr>
                <w:rFonts w:cs="等线 Light"/>
                <w:color w:val="000000"/>
                <w:sz w:val="21"/>
                <w:szCs w:val="21"/>
              </w:rPr>
            </w:pPr>
            <w:r>
              <w:rPr>
                <w:rFonts w:hint="eastAsia" w:cs="等线 Light"/>
                <w:color w:val="000000"/>
                <w:sz w:val="21"/>
                <w:szCs w:val="21"/>
              </w:rPr>
              <w:t>重要公告</w:t>
            </w:r>
          </w:p>
        </w:tc>
        <w:tc>
          <w:tcPr>
            <w:tcW w:w="6239" w:type="dxa"/>
            <w:vAlign w:val="center"/>
          </w:tcPr>
          <w:p>
            <w:pPr>
              <w:snapToGrid w:val="0"/>
              <w:rPr>
                <w:rFonts w:cs="等线 Light"/>
                <w:color w:val="000000"/>
                <w:sz w:val="21"/>
                <w:szCs w:val="21"/>
              </w:rPr>
            </w:pPr>
            <w:r>
              <w:rPr>
                <w:rFonts w:hint="eastAsia" w:cs="等线 Light"/>
                <w:color w:val="000000"/>
                <w:sz w:val="21"/>
                <w:szCs w:val="21"/>
              </w:rPr>
              <w:t>显示非常重要跟重要公告</w:t>
            </w:r>
          </w:p>
        </w:tc>
      </w:tr>
    </w:tbl>
    <w:p>
      <w:pPr>
        <w:pStyle w:val="3"/>
        <w:numPr>
          <w:ilvl w:val="1"/>
          <w:numId w:val="17"/>
        </w:numPr>
        <w:tabs>
          <w:tab w:val="left" w:pos="720"/>
        </w:tabs>
        <w:snapToGrid w:val="0"/>
        <w:spacing w:before="240" w:after="240" w:line="240" w:lineRule="auto"/>
        <w:jc w:val="left"/>
        <w:rPr>
          <w:rFonts w:ascii="宋体" w:hAnsi="宋体"/>
          <w:sz w:val="21"/>
          <w:szCs w:val="21"/>
        </w:rPr>
      </w:pPr>
      <w:bookmarkStart w:id="46" w:name="_Toc504230794"/>
      <w:r>
        <w:rPr>
          <w:rFonts w:hint="eastAsia" w:ascii="宋体" w:hAnsi="宋体"/>
          <w:sz w:val="21"/>
          <w:szCs w:val="21"/>
        </w:rPr>
        <w:t>呼入弹屏</w:t>
      </w:r>
      <w:bookmarkEnd w:id="46"/>
    </w:p>
    <w:p>
      <w:pPr>
        <w:pStyle w:val="12"/>
        <w:spacing w:line="360" w:lineRule="auto"/>
        <w:rPr>
          <w:szCs w:val="21"/>
        </w:rPr>
      </w:pPr>
      <w:r>
        <w:rPr>
          <w:rFonts w:hint="eastAsia"/>
          <w:szCs w:val="21"/>
        </w:rPr>
        <w:t>用户通过电话渠道接入进行服务请求时，坐席端的来电弹屏界面参考如下图：</w:t>
      </w:r>
    </w:p>
    <w:p>
      <w:pPr>
        <w:pStyle w:val="12"/>
        <w:spacing w:line="360" w:lineRule="auto"/>
        <w:rPr>
          <w:szCs w:val="21"/>
        </w:rPr>
      </w:pPr>
      <w:r>
        <w:rPr>
          <w:szCs w:val="21"/>
        </w:rPr>
        <w:drawing>
          <wp:inline distT="0" distB="0" distL="0" distR="0">
            <wp:extent cx="5731510" cy="277495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pPr>
        <w:numPr>
          <w:ilvl w:val="0"/>
          <w:numId w:val="18"/>
        </w:numPr>
        <w:spacing w:after="0"/>
        <w:jc w:val="left"/>
        <w:rPr>
          <w:b/>
          <w:sz w:val="21"/>
          <w:szCs w:val="21"/>
        </w:rPr>
      </w:pPr>
      <w:r>
        <w:rPr>
          <w:rFonts w:hint="eastAsia"/>
          <w:b/>
          <w:sz w:val="21"/>
          <w:szCs w:val="21"/>
        </w:rPr>
        <w:t>用户信息</w:t>
      </w:r>
    </w:p>
    <w:p>
      <w:pPr>
        <w:ind w:left="420"/>
        <w:rPr>
          <w:bCs/>
          <w:sz w:val="21"/>
          <w:szCs w:val="21"/>
        </w:rPr>
      </w:pPr>
      <w:r>
        <w:rPr>
          <w:rFonts w:hint="eastAsia"/>
          <w:b/>
          <w:sz w:val="21"/>
          <w:szCs w:val="21"/>
        </w:rPr>
        <w:t xml:space="preserve">   </w:t>
      </w:r>
      <w:r>
        <w:rPr>
          <w:rFonts w:hint="eastAsia"/>
          <w:bCs/>
          <w:sz w:val="21"/>
          <w:szCs w:val="21"/>
        </w:rPr>
        <w:t>对接DMP获取用户信息，具体字段的显示依赖于对接情况。</w:t>
      </w:r>
    </w:p>
    <w:p>
      <w:pPr>
        <w:numPr>
          <w:ilvl w:val="0"/>
          <w:numId w:val="18"/>
        </w:numPr>
        <w:spacing w:after="0"/>
        <w:jc w:val="left"/>
        <w:rPr>
          <w:b/>
          <w:sz w:val="21"/>
          <w:szCs w:val="21"/>
        </w:rPr>
      </w:pPr>
      <w:r>
        <w:rPr>
          <w:rFonts w:hint="eastAsia"/>
          <w:b/>
          <w:sz w:val="21"/>
          <w:szCs w:val="21"/>
        </w:rPr>
        <w:t>来电信息</w:t>
      </w:r>
    </w:p>
    <w:p>
      <w:pPr>
        <w:ind w:left="738"/>
        <w:rPr>
          <w:color w:val="FF0000"/>
          <w:sz w:val="21"/>
          <w:szCs w:val="21"/>
        </w:rPr>
      </w:pPr>
      <w:r>
        <w:rPr>
          <w:rFonts w:hint="eastAsia"/>
          <w:color w:val="FF0000"/>
          <w:sz w:val="21"/>
          <w:szCs w:val="21"/>
        </w:rPr>
        <w:t>注：连续三次选择后才默认；</w:t>
      </w:r>
    </w:p>
    <w:p>
      <w:pPr>
        <w:numPr>
          <w:ilvl w:val="0"/>
          <w:numId w:val="18"/>
        </w:numPr>
        <w:spacing w:after="0"/>
        <w:jc w:val="left"/>
        <w:rPr>
          <w:b/>
          <w:sz w:val="21"/>
          <w:szCs w:val="21"/>
        </w:rPr>
      </w:pPr>
      <w:r>
        <w:rPr>
          <w:rFonts w:hint="eastAsia"/>
          <w:b/>
          <w:sz w:val="21"/>
          <w:szCs w:val="21"/>
        </w:rPr>
        <w:t>信息发送</w:t>
      </w:r>
    </w:p>
    <w:p>
      <w:pPr>
        <w:pStyle w:val="12"/>
        <w:spacing w:line="360" w:lineRule="auto"/>
        <w:rPr>
          <w:szCs w:val="21"/>
        </w:rPr>
      </w:pPr>
      <w:r>
        <w:rPr>
          <w:rFonts w:hint="eastAsia"/>
          <w:szCs w:val="21"/>
        </w:rPr>
        <w:t>可针对本次通话的客户（本次通话中</w:t>
      </w:r>
      <w:r>
        <w:rPr>
          <w:szCs w:val="21"/>
        </w:rPr>
        <w:t>和话后整理中都可自动带入手机号码，</w:t>
      </w:r>
      <w:r>
        <w:rPr>
          <w:rFonts w:hint="eastAsia"/>
          <w:szCs w:val="21"/>
        </w:rPr>
        <w:t>手机</w:t>
      </w:r>
      <w:r>
        <w:rPr>
          <w:szCs w:val="21"/>
        </w:rPr>
        <w:t>号码不可编辑</w:t>
      </w:r>
      <w:r>
        <w:rPr>
          <w:rFonts w:hint="eastAsia"/>
          <w:szCs w:val="21"/>
        </w:rPr>
        <w:t>）进行短信推送。</w:t>
      </w:r>
    </w:p>
    <w:p>
      <w:pPr>
        <w:pStyle w:val="12"/>
        <w:spacing w:line="360" w:lineRule="auto"/>
        <w:ind w:firstLineChars="0"/>
        <w:rPr>
          <w:color w:val="FF0000"/>
          <w:szCs w:val="21"/>
        </w:rPr>
      </w:pPr>
      <w:r>
        <w:rPr>
          <w:rFonts w:hint="eastAsia"/>
          <w:color w:val="FF0000"/>
          <w:szCs w:val="21"/>
        </w:rPr>
        <w:t>注：需要跟当前通话进行绑定</w:t>
      </w:r>
    </w:p>
    <w:p>
      <w:pPr>
        <w:pStyle w:val="12"/>
        <w:spacing w:line="360" w:lineRule="auto"/>
        <w:ind w:left="410" w:leftChars="171" w:firstLine="0" w:firstLineChars="0"/>
        <w:rPr>
          <w:szCs w:val="21"/>
        </w:rPr>
      </w:pPr>
      <w:r>
        <w:rPr>
          <w:szCs w:val="21"/>
        </w:rPr>
        <w:drawing>
          <wp:inline distT="0" distB="0" distL="0" distR="0">
            <wp:extent cx="5492115" cy="2129790"/>
            <wp:effectExtent l="0" t="0" r="0" b="38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492115" cy="2129790"/>
                    </a:xfrm>
                    <a:prstGeom prst="rect">
                      <a:avLst/>
                    </a:prstGeom>
                    <a:noFill/>
                    <a:ln>
                      <a:noFill/>
                    </a:ln>
                  </pic:spPr>
                </pic:pic>
              </a:graphicData>
            </a:graphic>
          </wp:inline>
        </w:drawing>
      </w:r>
    </w:p>
    <w:p>
      <w:pPr>
        <w:numPr>
          <w:ilvl w:val="0"/>
          <w:numId w:val="18"/>
        </w:numPr>
        <w:spacing w:after="0"/>
        <w:jc w:val="left"/>
        <w:rPr>
          <w:b/>
          <w:sz w:val="21"/>
          <w:szCs w:val="21"/>
        </w:rPr>
      </w:pPr>
      <w:r>
        <w:rPr>
          <w:rFonts w:hint="eastAsia"/>
          <w:b/>
          <w:sz w:val="21"/>
          <w:szCs w:val="21"/>
        </w:rPr>
        <w:t>回访任务</w:t>
      </w:r>
    </w:p>
    <w:p>
      <w:pPr>
        <w:ind w:left="780"/>
        <w:rPr>
          <w:sz w:val="21"/>
          <w:szCs w:val="21"/>
        </w:rPr>
      </w:pPr>
      <w:r>
        <w:rPr>
          <w:rFonts w:hint="eastAsia"/>
          <w:sz w:val="21"/>
          <w:szCs w:val="21"/>
        </w:rPr>
        <w:t>来电客户身份已识别的情况下，系统自动查询该客户是否有回访任务，系统在tab页上红色提醒“待回访任务数”，点击“回访任务”tab页，则展示该客户待回访的任务明细，并可在该界面上完成回访结果登记。</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47" w:name="_Toc504230795"/>
      <w:bookmarkStart w:id="48" w:name="_Toc493630099"/>
      <w:bookmarkStart w:id="49" w:name="_Toc493630070"/>
      <w:r>
        <w:rPr>
          <w:rFonts w:hint="eastAsia" w:ascii="宋体" w:hAnsi="宋体"/>
          <w:sz w:val="21"/>
          <w:szCs w:val="21"/>
        </w:rPr>
        <w:t>预约回电</w:t>
      </w:r>
      <w:bookmarkEnd w:id="47"/>
      <w:bookmarkEnd w:id="48"/>
    </w:p>
    <w:p>
      <w:pPr>
        <w:ind w:firstLine="422" w:firstLineChars="200"/>
        <w:rPr>
          <w:b/>
          <w:color w:val="FF0000"/>
          <w:sz w:val="21"/>
          <w:szCs w:val="21"/>
        </w:rPr>
      </w:pPr>
      <w:r>
        <w:rPr>
          <w:rFonts w:hint="eastAsia"/>
          <w:b/>
          <w:sz w:val="21"/>
          <w:szCs w:val="21"/>
        </w:rPr>
        <w:t>一、功能描述</w:t>
      </w:r>
    </w:p>
    <w:p>
      <w:pPr>
        <w:ind w:firstLine="420"/>
        <w:rPr>
          <w:sz w:val="21"/>
          <w:szCs w:val="21"/>
        </w:rPr>
      </w:pPr>
      <w:r>
        <w:rPr>
          <w:rFonts w:hint="eastAsia"/>
          <w:sz w:val="21"/>
          <w:szCs w:val="21"/>
        </w:rPr>
        <w:t>客户来电转人工三次未成功时，IVR会提示客户是否选择预约回电，选择预约回电以后业务系统记录用户预约信息，通过自启外呼流程遍历预约外呼的用户，在设置的时间段内判断外呼队列有空闲就发起外呼。</w:t>
      </w:r>
    </w:p>
    <w:p>
      <w:pPr>
        <w:pStyle w:val="12"/>
        <w:spacing w:line="360" w:lineRule="auto"/>
        <w:rPr>
          <w:szCs w:val="21"/>
        </w:rPr>
      </w:pPr>
      <w:r>
        <w:rPr>
          <w:rFonts w:hint="eastAsia"/>
          <w:szCs w:val="21"/>
        </w:rPr>
        <w:t>预约回电外呼流程如下所示：</w:t>
      </w:r>
    </w:p>
    <w:p>
      <w:pPr>
        <w:pStyle w:val="12"/>
        <w:rPr>
          <w:szCs w:val="21"/>
        </w:rPr>
      </w:pPr>
      <w:r>
        <w:rPr>
          <w:szCs w:val="21"/>
        </w:rPr>
        <w:object>
          <v:shape id="_x0000_i1025" o:spt="75" type="#_x0000_t75" style="height:517.65pt;width:334.35pt;" o:ole="t" filled="f" o:preferrelative="t" stroked="f" coordsize="21600,21600">
            <v:path/>
            <v:fill on="f" focussize="0,0"/>
            <v:stroke on="f" joinstyle="miter"/>
            <v:imagedata r:id="rId15" o:title=""/>
            <o:lock v:ext="edit" aspectratio="t"/>
            <w10:wrap type="none"/>
            <w10:anchorlock/>
          </v:shape>
          <o:OLEObject Type="Embed" ProgID="Visio.Drawing.15" ShapeID="_x0000_i1025" DrawAspect="Content" ObjectID="_1468075725" r:id="rId14">
            <o:LockedField>false</o:LockedField>
          </o:OLEObject>
        </w:object>
      </w:r>
    </w:p>
    <w:p>
      <w:pPr>
        <w:ind w:firstLine="422" w:firstLineChars="200"/>
        <w:rPr>
          <w:b/>
          <w:sz w:val="21"/>
          <w:szCs w:val="21"/>
        </w:rPr>
      </w:pPr>
      <w:r>
        <w:rPr>
          <w:rFonts w:hint="eastAsia"/>
          <w:b/>
          <w:sz w:val="21"/>
          <w:szCs w:val="21"/>
        </w:rPr>
        <w:t>流程说明：</w:t>
      </w:r>
    </w:p>
    <w:p>
      <w:pPr>
        <w:pStyle w:val="12"/>
        <w:numPr>
          <w:ilvl w:val="0"/>
          <w:numId w:val="19"/>
        </w:numPr>
        <w:spacing w:line="360" w:lineRule="auto"/>
        <w:ind w:firstLineChars="0"/>
        <w:rPr>
          <w:szCs w:val="21"/>
        </w:rPr>
      </w:pPr>
      <w:r>
        <w:rPr>
          <w:rFonts w:hint="eastAsia"/>
          <w:szCs w:val="21"/>
        </w:rPr>
        <w:t>用户来电转人工三次失败，提示可以预约回电，用户选择预约回电调</w:t>
      </w:r>
      <w:r>
        <w:rPr>
          <w:rFonts w:hint="eastAsia"/>
          <w:b/>
          <w:szCs w:val="21"/>
        </w:rPr>
        <w:t>预约回电接口</w:t>
      </w:r>
      <w:r>
        <w:rPr>
          <w:rFonts w:hint="eastAsia"/>
          <w:szCs w:val="21"/>
        </w:rPr>
        <w:t>把用户维护在业务系统中；</w:t>
      </w:r>
    </w:p>
    <w:p>
      <w:pPr>
        <w:pStyle w:val="12"/>
        <w:numPr>
          <w:ilvl w:val="0"/>
          <w:numId w:val="19"/>
        </w:numPr>
        <w:spacing w:line="360" w:lineRule="auto"/>
        <w:ind w:firstLineChars="0"/>
        <w:rPr>
          <w:szCs w:val="21"/>
        </w:rPr>
      </w:pPr>
      <w:r>
        <w:rPr>
          <w:rFonts w:hint="eastAsia"/>
          <w:szCs w:val="21"/>
        </w:rPr>
        <w:t>WAS上配置自启流程，调</w:t>
      </w:r>
      <w:r>
        <w:rPr>
          <w:rFonts w:hint="eastAsia"/>
          <w:b/>
          <w:szCs w:val="21"/>
        </w:rPr>
        <w:t>获取外呼号码接口</w:t>
      </w:r>
      <w:r>
        <w:rPr>
          <w:rFonts w:hint="eastAsia"/>
          <w:szCs w:val="21"/>
        </w:rPr>
        <w:t>取外呼任务数进行判断；</w:t>
      </w:r>
    </w:p>
    <w:p>
      <w:pPr>
        <w:pStyle w:val="12"/>
        <w:numPr>
          <w:ilvl w:val="0"/>
          <w:numId w:val="19"/>
        </w:numPr>
        <w:spacing w:line="360" w:lineRule="auto"/>
        <w:ind w:firstLineChars="0"/>
        <w:rPr>
          <w:szCs w:val="21"/>
        </w:rPr>
      </w:pPr>
      <w:r>
        <w:rPr>
          <w:rFonts w:hint="eastAsia"/>
          <w:szCs w:val="21"/>
        </w:rPr>
        <w:t>外呼任务大于0拆分号码串,反之流程结束；</w:t>
      </w:r>
    </w:p>
    <w:p>
      <w:pPr>
        <w:pStyle w:val="12"/>
        <w:numPr>
          <w:ilvl w:val="0"/>
          <w:numId w:val="19"/>
        </w:numPr>
        <w:spacing w:line="360" w:lineRule="auto"/>
        <w:ind w:firstLineChars="0"/>
        <w:rPr>
          <w:szCs w:val="21"/>
        </w:rPr>
      </w:pPr>
      <w:r>
        <w:rPr>
          <w:rFonts w:hint="eastAsia"/>
          <w:szCs w:val="21"/>
        </w:rPr>
        <w:t>拆分号码串后得到技能队列任务编号等，循环设置随路数据,每个号码启动一个外呼流程进行外呼；</w:t>
      </w:r>
    </w:p>
    <w:p>
      <w:pPr>
        <w:pStyle w:val="12"/>
        <w:numPr>
          <w:ilvl w:val="0"/>
          <w:numId w:val="19"/>
        </w:numPr>
        <w:spacing w:line="360" w:lineRule="auto"/>
        <w:ind w:firstLineChars="0"/>
        <w:rPr>
          <w:szCs w:val="21"/>
        </w:rPr>
      </w:pPr>
      <w:r>
        <w:rPr>
          <w:szCs w:val="21"/>
        </w:rPr>
        <w:t>客户摘机后播放语音提示”是否现在转接人工</w:t>
      </w:r>
      <w:r>
        <w:rPr>
          <w:rFonts w:hint="eastAsia"/>
          <w:szCs w:val="21"/>
        </w:rPr>
        <w:t>,</w:t>
      </w:r>
      <w:r>
        <w:rPr>
          <w:szCs w:val="21"/>
        </w:rPr>
        <w:t>转接请按</w:t>
      </w:r>
      <w:r>
        <w:rPr>
          <w:rFonts w:hint="eastAsia"/>
          <w:szCs w:val="21"/>
        </w:rPr>
        <w:t>1,结束请挂机</w:t>
      </w:r>
      <w:r>
        <w:rPr>
          <w:szCs w:val="21"/>
        </w:rPr>
        <w:t>”</w:t>
      </w:r>
      <w:r>
        <w:rPr>
          <w:rFonts w:hint="eastAsia"/>
          <w:szCs w:val="21"/>
        </w:rPr>
        <w:t>,</w:t>
      </w:r>
      <w:r>
        <w:rPr>
          <w:szCs w:val="21"/>
        </w:rPr>
        <w:t>用户按</w:t>
      </w:r>
      <w:r>
        <w:rPr>
          <w:rFonts w:hint="eastAsia"/>
          <w:szCs w:val="21"/>
        </w:rPr>
        <w:t>1,然后路由人工；</w:t>
      </w:r>
    </w:p>
    <w:p>
      <w:pPr>
        <w:pStyle w:val="12"/>
        <w:numPr>
          <w:ilvl w:val="0"/>
          <w:numId w:val="19"/>
        </w:numPr>
        <w:spacing w:line="360" w:lineRule="auto"/>
        <w:ind w:firstLineChars="0"/>
        <w:rPr>
          <w:szCs w:val="21"/>
        </w:rPr>
      </w:pPr>
      <w:r>
        <w:rPr>
          <w:rFonts w:hint="eastAsia"/>
          <w:szCs w:val="21"/>
        </w:rPr>
        <w:t>呼叫成功和失败都调用更新外呼结果接口维护外呼记录到业务系统；</w:t>
      </w:r>
    </w:p>
    <w:p>
      <w:pPr>
        <w:pStyle w:val="12"/>
        <w:numPr>
          <w:ilvl w:val="0"/>
          <w:numId w:val="19"/>
        </w:numPr>
        <w:spacing w:line="360" w:lineRule="auto"/>
        <w:ind w:firstLineChars="0"/>
        <w:rPr>
          <w:szCs w:val="21"/>
        </w:rPr>
      </w:pPr>
      <w:r>
        <w:rPr>
          <w:rFonts w:hint="eastAsia"/>
          <w:szCs w:val="21"/>
        </w:rPr>
        <w:t>预约回电排队前会将客户的排队级别提高，保证优先服务；</w:t>
      </w:r>
    </w:p>
    <w:p>
      <w:pPr>
        <w:ind w:firstLine="422" w:firstLineChars="200"/>
        <w:rPr>
          <w:b/>
          <w:sz w:val="21"/>
          <w:szCs w:val="21"/>
        </w:rPr>
      </w:pPr>
      <w:r>
        <w:rPr>
          <w:rFonts w:hint="eastAsia"/>
          <w:b/>
          <w:sz w:val="21"/>
          <w:szCs w:val="21"/>
        </w:rPr>
        <w:t>二、业务规则</w:t>
      </w:r>
    </w:p>
    <w:p>
      <w:pPr>
        <w:numPr>
          <w:ilvl w:val="0"/>
          <w:numId w:val="20"/>
        </w:numPr>
        <w:spacing w:after="0"/>
        <w:jc w:val="left"/>
        <w:rPr>
          <w:sz w:val="21"/>
          <w:szCs w:val="21"/>
        </w:rPr>
      </w:pPr>
      <w:r>
        <w:rPr>
          <w:rFonts w:hint="eastAsia"/>
          <w:sz w:val="21"/>
          <w:szCs w:val="21"/>
        </w:rPr>
        <w:t>数据来源：IVR中选择预约回电的客户，需记录客户本次排队的技能队列；</w:t>
      </w:r>
    </w:p>
    <w:p>
      <w:pPr>
        <w:ind w:left="840"/>
        <w:rPr>
          <w:sz w:val="21"/>
          <w:szCs w:val="21"/>
        </w:rPr>
      </w:pPr>
      <w:r>
        <w:rPr>
          <w:color w:val="FF0000"/>
          <w:sz w:val="21"/>
          <w:szCs w:val="21"/>
          <w:shd w:val="clear" w:color="auto" w:fill="FFFFFF"/>
        </w:rPr>
        <w:t>最大</w:t>
      </w:r>
      <w:r>
        <w:rPr>
          <w:rFonts w:hint="eastAsia"/>
          <w:color w:val="FF0000"/>
          <w:sz w:val="21"/>
          <w:szCs w:val="21"/>
          <w:shd w:val="clear" w:color="auto" w:fill="FFFFFF"/>
        </w:rPr>
        <w:t>尝试</w:t>
      </w:r>
      <w:r>
        <w:rPr>
          <w:color w:val="FF0000"/>
          <w:sz w:val="21"/>
          <w:szCs w:val="21"/>
          <w:shd w:val="clear" w:color="auto" w:fill="FFFFFF"/>
        </w:rPr>
        <w:t>次数：</w:t>
      </w:r>
      <w:r>
        <w:rPr>
          <w:rFonts w:hint="eastAsia"/>
          <w:color w:val="FF0000"/>
          <w:sz w:val="21"/>
          <w:szCs w:val="21"/>
          <w:shd w:val="clear" w:color="auto" w:fill="FFFFFF"/>
        </w:rPr>
        <w:t>IVR</w:t>
      </w:r>
      <w:r>
        <w:rPr>
          <w:color w:val="FF0000"/>
          <w:sz w:val="21"/>
          <w:szCs w:val="21"/>
          <w:shd w:val="clear" w:color="auto" w:fill="FFFFFF"/>
        </w:rPr>
        <w:t>呼叫失败</w:t>
      </w:r>
      <w:r>
        <w:rPr>
          <w:rFonts w:hint="eastAsia"/>
          <w:color w:val="FF0000"/>
          <w:sz w:val="21"/>
          <w:szCs w:val="21"/>
          <w:shd w:val="clear" w:color="auto" w:fill="FFFFFF"/>
        </w:rPr>
        <w:t>后</w:t>
      </w:r>
      <w:r>
        <w:rPr>
          <w:color w:val="FF0000"/>
          <w:sz w:val="21"/>
          <w:szCs w:val="21"/>
          <w:shd w:val="clear" w:color="auto" w:fill="FFFFFF"/>
        </w:rPr>
        <w:t>，再次</w:t>
      </w:r>
      <w:r>
        <w:rPr>
          <w:rFonts w:hint="eastAsia"/>
          <w:color w:val="FF0000"/>
          <w:sz w:val="21"/>
          <w:szCs w:val="21"/>
          <w:shd w:val="clear" w:color="auto" w:fill="FFFFFF"/>
        </w:rPr>
        <w:t>进行</w:t>
      </w:r>
      <w:r>
        <w:rPr>
          <w:color w:val="FF0000"/>
          <w:sz w:val="21"/>
          <w:szCs w:val="21"/>
          <w:shd w:val="clear" w:color="auto" w:fill="FFFFFF"/>
        </w:rPr>
        <w:t>呼叫的次数</w:t>
      </w:r>
    </w:p>
    <w:p>
      <w:pPr>
        <w:pStyle w:val="17"/>
        <w:spacing w:line="360" w:lineRule="auto"/>
        <w:ind w:left="840"/>
        <w:rPr>
          <w:b/>
          <w:color w:val="FF0000"/>
          <w:szCs w:val="21"/>
        </w:rPr>
      </w:pPr>
      <w:r>
        <w:rPr>
          <w:rFonts w:hint="eastAsia"/>
          <w:b/>
          <w:color w:val="FF0000"/>
          <w:szCs w:val="21"/>
          <w:highlight w:val="yellow"/>
        </w:rPr>
        <w:t>注：如</w:t>
      </w:r>
      <w:r>
        <w:rPr>
          <w:b/>
          <w:color w:val="FF0000"/>
          <w:szCs w:val="21"/>
          <w:highlight w:val="yellow"/>
        </w:rPr>
        <w:t>已关闭预约</w:t>
      </w:r>
      <w:r>
        <w:rPr>
          <w:rFonts w:hint="eastAsia"/>
          <w:b/>
          <w:color w:val="FF0000"/>
          <w:szCs w:val="21"/>
          <w:highlight w:val="yellow"/>
        </w:rPr>
        <w:t>回电</w:t>
      </w:r>
      <w:r>
        <w:rPr>
          <w:b/>
          <w:color w:val="FF0000"/>
          <w:szCs w:val="21"/>
          <w:highlight w:val="yellow"/>
        </w:rPr>
        <w:t>接口</w:t>
      </w:r>
      <w:r>
        <w:rPr>
          <w:rFonts w:hint="eastAsia"/>
          <w:b/>
          <w:color w:val="FF0000"/>
          <w:szCs w:val="21"/>
          <w:highlight w:val="yellow"/>
        </w:rPr>
        <w:t>，</w:t>
      </w:r>
      <w:r>
        <w:rPr>
          <w:b/>
          <w:color w:val="FF0000"/>
          <w:szCs w:val="21"/>
          <w:highlight w:val="yellow"/>
        </w:rPr>
        <w:t>即使客户转人工已经三次失败，</w:t>
      </w:r>
      <w:r>
        <w:rPr>
          <w:rFonts w:hint="eastAsia"/>
          <w:b/>
          <w:color w:val="FF0000"/>
          <w:szCs w:val="21"/>
          <w:highlight w:val="yellow"/>
        </w:rPr>
        <w:t>IVR也</w:t>
      </w:r>
      <w:r>
        <w:rPr>
          <w:b/>
          <w:color w:val="FF0000"/>
          <w:szCs w:val="21"/>
          <w:highlight w:val="yellow"/>
        </w:rPr>
        <w:t>不会提示预约回电</w:t>
      </w:r>
    </w:p>
    <w:p>
      <w:pPr>
        <w:ind w:left="420"/>
        <w:rPr>
          <w:b/>
          <w:sz w:val="21"/>
          <w:szCs w:val="21"/>
        </w:rPr>
      </w:pPr>
      <w:r>
        <w:rPr>
          <w:rFonts w:hint="eastAsia"/>
          <w:b/>
          <w:sz w:val="21"/>
          <w:szCs w:val="21"/>
        </w:rPr>
        <w:t>三、界面原型</w:t>
      </w:r>
    </w:p>
    <w:p>
      <w:pPr>
        <w:ind w:left="420"/>
        <w:rPr>
          <w:sz w:val="21"/>
          <w:szCs w:val="21"/>
        </w:rPr>
      </w:pPr>
      <w:r>
        <w:rPr>
          <w:rFonts w:hint="eastAsia"/>
          <w:sz w:val="21"/>
          <w:szCs w:val="21"/>
        </w:rPr>
        <w:t>【预约回电弹屏】如下图所示：</w:t>
      </w:r>
    </w:p>
    <w:p>
      <w:pPr>
        <w:ind w:left="420"/>
        <w:rPr>
          <w:sz w:val="21"/>
          <w:szCs w:val="21"/>
        </w:rPr>
      </w:pPr>
      <w:r>
        <w:rPr>
          <w:sz w:val="21"/>
          <w:szCs w:val="21"/>
        </w:rPr>
        <w:drawing>
          <wp:inline distT="0" distB="0" distL="0" distR="0">
            <wp:extent cx="5731510" cy="278193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pPr>
        <w:ind w:firstLine="420" w:firstLineChars="200"/>
        <w:rPr>
          <w:sz w:val="21"/>
          <w:szCs w:val="21"/>
        </w:rPr>
      </w:pPr>
      <w:r>
        <w:rPr>
          <w:rFonts w:hint="eastAsia"/>
          <w:sz w:val="21"/>
          <w:szCs w:val="21"/>
        </w:rPr>
        <w:t>预约回电弹屏跟呼入弹屏界面整体布局差不多，会在“用户信息”这块多个图标提醒坐席</w:t>
      </w:r>
      <w:r>
        <w:rPr>
          <w:sz w:val="21"/>
          <w:szCs w:val="21"/>
        </w:rPr>
        <w:drawing>
          <wp:inline distT="0" distB="0" distL="0" distR="0">
            <wp:extent cx="492125" cy="277495"/>
            <wp:effectExtent l="0" t="0" r="317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92125" cy="277495"/>
                    </a:xfrm>
                    <a:prstGeom prst="rect">
                      <a:avLst/>
                    </a:prstGeom>
                    <a:noFill/>
                    <a:ln>
                      <a:noFill/>
                    </a:ln>
                  </pic:spPr>
                </pic:pic>
              </a:graphicData>
            </a:graphic>
          </wp:inline>
        </w:drawing>
      </w:r>
      <w:r>
        <w:rPr>
          <w:rFonts w:hint="eastAsia"/>
          <w:sz w:val="21"/>
          <w:szCs w:val="21"/>
          <w:lang w:eastAsia="zh-TW"/>
        </w:rPr>
        <w:t>，同时“来电信息”这块，会显示上次用户的呼入时间及按键轨迹。</w:t>
      </w:r>
    </w:p>
    <w:p>
      <w:pPr>
        <w:ind w:firstLine="420" w:firstLineChars="200"/>
        <w:rPr>
          <w:sz w:val="21"/>
          <w:szCs w:val="21"/>
        </w:rPr>
      </w:pPr>
      <w:r>
        <w:rPr>
          <w:rFonts w:hint="eastAsia"/>
          <w:sz w:val="21"/>
          <w:szCs w:val="21"/>
          <w:lang w:eastAsia="zh-TW"/>
        </w:rPr>
        <w:t>预约回电完成后，</w:t>
      </w:r>
      <w:r>
        <w:rPr>
          <w:rFonts w:hint="eastAsia"/>
          <w:sz w:val="21"/>
          <w:szCs w:val="21"/>
        </w:rPr>
        <w:t>坐席可在弹屏右侧上方根据本次的回电情况去选择任务状态，界面如下所示：</w:t>
      </w:r>
    </w:p>
    <w:p>
      <w:pPr>
        <w:ind w:firstLine="420" w:firstLineChars="200"/>
        <w:rPr>
          <w:sz w:val="21"/>
          <w:szCs w:val="21"/>
        </w:rPr>
      </w:pPr>
      <w:r>
        <w:rPr>
          <w:sz w:val="21"/>
          <w:szCs w:val="21"/>
        </w:rPr>
        <w:drawing>
          <wp:inline distT="0" distB="0" distL="0" distR="0">
            <wp:extent cx="2171065" cy="847090"/>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18"/>
                    <a:stretch>
                      <a:fillRect/>
                    </a:stretch>
                  </pic:blipFill>
                  <pic:spPr>
                    <a:xfrm>
                      <a:off x="0" y="0"/>
                      <a:ext cx="2171429" cy="847619"/>
                    </a:xfrm>
                    <a:prstGeom prst="rect">
                      <a:avLst/>
                    </a:prstGeom>
                  </pic:spPr>
                </pic:pic>
              </a:graphicData>
            </a:graphic>
          </wp:inline>
        </w:drawing>
      </w:r>
    </w:p>
    <w:p>
      <w:pPr>
        <w:pStyle w:val="12"/>
        <w:spacing w:line="360" w:lineRule="auto"/>
        <w:rPr>
          <w:szCs w:val="21"/>
        </w:rPr>
      </w:pPr>
      <w:r>
        <w:rPr>
          <w:rFonts w:hint="eastAsia"/>
          <w:szCs w:val="21"/>
        </w:rPr>
        <w:t>预约</w:t>
      </w:r>
      <w:r>
        <w:rPr>
          <w:szCs w:val="21"/>
        </w:rPr>
        <w:t>回电的</w:t>
      </w:r>
      <w:r>
        <w:rPr>
          <w:rFonts w:hint="eastAsia"/>
          <w:szCs w:val="21"/>
        </w:rPr>
        <w:t>任务状态</w:t>
      </w:r>
      <w:r>
        <w:rPr>
          <w:szCs w:val="21"/>
        </w:rPr>
        <w:t>：</w:t>
      </w:r>
      <w:r>
        <w:rPr>
          <w:rFonts w:hint="eastAsia"/>
          <w:szCs w:val="21"/>
        </w:rPr>
        <w:t>未</w:t>
      </w:r>
      <w:r>
        <w:rPr>
          <w:szCs w:val="21"/>
        </w:rPr>
        <w:t>呼客户</w:t>
      </w:r>
      <w:r>
        <w:rPr>
          <w:rFonts w:hint="eastAsia"/>
          <w:szCs w:val="21"/>
        </w:rPr>
        <w:t>、</w:t>
      </w:r>
      <w:r>
        <w:rPr>
          <w:szCs w:val="21"/>
        </w:rPr>
        <w:t>正在呼叫、</w:t>
      </w:r>
      <w:r>
        <w:rPr>
          <w:rFonts w:hint="eastAsia"/>
          <w:szCs w:val="21"/>
        </w:rPr>
        <w:t>放弃、完成</w:t>
      </w:r>
      <w:r>
        <w:rPr>
          <w:szCs w:val="21"/>
        </w:rPr>
        <w:t>、关闭</w:t>
      </w:r>
      <w:r>
        <w:rPr>
          <w:rFonts w:hint="eastAsia"/>
          <w:szCs w:val="21"/>
        </w:rPr>
        <w:t>；</w:t>
      </w:r>
    </w:p>
    <w:p>
      <w:pPr>
        <w:ind w:firstLine="420" w:firstLineChars="200"/>
        <w:rPr>
          <w:sz w:val="21"/>
          <w:szCs w:val="21"/>
        </w:rPr>
      </w:pPr>
      <w:r>
        <w:rPr>
          <w:sz w:val="21"/>
          <w:szCs w:val="21"/>
          <w:lang w:eastAsia="zh-TW"/>
        </w:rPr>
        <w:br w:type="page"/>
      </w:r>
    </w:p>
    <w:bookmarkEnd w:id="49"/>
    <w:p>
      <w:pPr>
        <w:pStyle w:val="3"/>
        <w:numPr>
          <w:ilvl w:val="1"/>
          <w:numId w:val="13"/>
        </w:numPr>
        <w:tabs>
          <w:tab w:val="left" w:pos="720"/>
        </w:tabs>
        <w:snapToGrid w:val="0"/>
        <w:spacing w:before="240" w:after="240" w:line="240" w:lineRule="auto"/>
        <w:jc w:val="left"/>
        <w:rPr>
          <w:rFonts w:ascii="宋体" w:hAnsi="宋体"/>
          <w:sz w:val="21"/>
          <w:szCs w:val="21"/>
        </w:rPr>
      </w:pPr>
      <w:bookmarkStart w:id="50" w:name="_Toc504230796"/>
      <w:bookmarkStart w:id="51" w:name="_Toc493630111"/>
      <w:r>
        <w:rPr>
          <w:rFonts w:hint="eastAsia" w:ascii="宋体" w:hAnsi="宋体"/>
          <w:sz w:val="21"/>
          <w:szCs w:val="21"/>
        </w:rPr>
        <w:t>呼叫管理</w:t>
      </w:r>
      <w:bookmarkEnd w:id="50"/>
      <w:bookmarkEnd w:id="51"/>
    </w:p>
    <w:p>
      <w:pPr>
        <w:ind w:firstLine="420" w:firstLineChars="200"/>
        <w:rPr>
          <w:sz w:val="21"/>
          <w:szCs w:val="21"/>
        </w:rPr>
      </w:pPr>
      <w:r>
        <w:rPr>
          <w:rFonts w:hint="eastAsia"/>
          <w:sz w:val="21"/>
          <w:szCs w:val="21"/>
        </w:rPr>
        <w:t>该章节介绍呼叫管理功能，主要是进行呼叫相关的设置。</w:t>
      </w:r>
    </w:p>
    <w:p>
      <w:pPr>
        <w:pStyle w:val="4"/>
        <w:numPr>
          <w:ilvl w:val="2"/>
          <w:numId w:val="13"/>
        </w:numPr>
        <w:tabs>
          <w:tab w:val="left" w:pos="1080"/>
        </w:tabs>
        <w:spacing w:before="240" w:after="240" w:line="240" w:lineRule="auto"/>
        <w:jc w:val="left"/>
        <w:rPr>
          <w:sz w:val="21"/>
          <w:szCs w:val="21"/>
        </w:rPr>
      </w:pPr>
      <w:bookmarkStart w:id="52" w:name="_Toc504230797"/>
      <w:bookmarkStart w:id="53" w:name="_Toc493630113"/>
      <w:r>
        <w:rPr>
          <w:rFonts w:hint="eastAsia"/>
          <w:sz w:val="21"/>
          <w:szCs w:val="21"/>
        </w:rPr>
        <w:t>新增成员通用组件</w:t>
      </w:r>
      <w:bookmarkEnd w:id="52"/>
      <w:bookmarkEnd w:id="53"/>
    </w:p>
    <w:p>
      <w:pPr>
        <w:ind w:firstLine="420" w:firstLineChars="200"/>
        <w:rPr>
          <w:sz w:val="21"/>
          <w:szCs w:val="21"/>
        </w:rPr>
      </w:pPr>
      <w:r>
        <w:rPr>
          <w:rFonts w:hint="eastAsia"/>
          <w:sz w:val="21"/>
          <w:szCs w:val="21"/>
        </w:rPr>
        <w:t>新增成员时，可支持如下三种方式进行添加：</w:t>
      </w:r>
    </w:p>
    <w:p>
      <w:pPr>
        <w:numPr>
          <w:ilvl w:val="0"/>
          <w:numId w:val="21"/>
        </w:numPr>
        <w:spacing w:after="0"/>
        <w:jc w:val="left"/>
        <w:rPr>
          <w:sz w:val="21"/>
          <w:szCs w:val="21"/>
        </w:rPr>
      </w:pPr>
      <w:r>
        <w:rPr>
          <w:rFonts w:hint="eastAsia"/>
          <w:sz w:val="21"/>
          <w:szCs w:val="21"/>
        </w:rPr>
        <w:t>普通查询，产品功能无需修改（</w:t>
      </w:r>
      <w:r>
        <w:rPr>
          <w:rFonts w:hint="eastAsia"/>
          <w:color w:val="FF0000"/>
          <w:sz w:val="21"/>
          <w:szCs w:val="21"/>
        </w:rPr>
        <w:t>注：增加两个查询条件“员工角色”、“业务分组”</w:t>
      </w:r>
      <w:r>
        <w:rPr>
          <w:rFonts w:hint="eastAsia"/>
          <w:sz w:val="21"/>
          <w:szCs w:val="21"/>
        </w:rPr>
        <w:t>）</w:t>
      </w:r>
    </w:p>
    <w:p>
      <w:pPr>
        <w:ind w:left="840"/>
        <w:rPr>
          <w:sz w:val="21"/>
          <w:szCs w:val="21"/>
        </w:rPr>
      </w:pPr>
      <w:r>
        <w:rPr>
          <w:sz w:val="21"/>
          <w:szCs w:val="21"/>
        </w:rPr>
        <w:t>支持按</w:t>
      </w:r>
      <w:r>
        <w:rPr>
          <w:rFonts w:hint="eastAsia"/>
          <w:sz w:val="21"/>
          <w:szCs w:val="21"/>
        </w:rPr>
        <w:t>员工标识</w:t>
      </w:r>
      <w:r>
        <w:rPr>
          <w:sz w:val="21"/>
          <w:szCs w:val="21"/>
        </w:rPr>
        <w:t>、</w:t>
      </w:r>
      <w:r>
        <w:rPr>
          <w:rFonts w:hint="eastAsia"/>
          <w:sz w:val="21"/>
          <w:szCs w:val="21"/>
        </w:rPr>
        <w:t>员工角色</w:t>
      </w:r>
      <w:r>
        <w:rPr>
          <w:sz w:val="21"/>
          <w:szCs w:val="21"/>
        </w:rPr>
        <w:t>、</w:t>
      </w:r>
      <w:r>
        <w:rPr>
          <w:rFonts w:hint="eastAsia"/>
          <w:sz w:val="21"/>
          <w:szCs w:val="21"/>
        </w:rPr>
        <w:t xml:space="preserve">业务分组、所属单位、员工状态进行筛选。 </w:t>
      </w:r>
    </w:p>
    <w:p>
      <w:pPr>
        <w:ind w:left="840"/>
        <w:rPr>
          <w:color w:val="FF0000"/>
          <w:sz w:val="21"/>
          <w:szCs w:val="21"/>
        </w:rPr>
      </w:pPr>
      <w:r>
        <w:rPr>
          <w:rFonts w:hint="eastAsia"/>
          <w:color w:val="FF0000"/>
          <w:sz w:val="21"/>
          <w:szCs w:val="21"/>
        </w:rPr>
        <w:t>注：员工标识支持输入工号、姓名、拼音去模糊匹配检索。</w:t>
      </w:r>
    </w:p>
    <w:p>
      <w:pPr>
        <w:pStyle w:val="12"/>
        <w:rPr>
          <w:szCs w:val="21"/>
          <w:lang w:eastAsia="zh-TW"/>
        </w:rPr>
      </w:pPr>
      <w:r>
        <w:rPr>
          <w:szCs w:val="21"/>
        </w:rPr>
        <w:drawing>
          <wp:inline distT="0" distB="0" distL="0" distR="0">
            <wp:extent cx="5486400" cy="2761615"/>
            <wp:effectExtent l="0" t="0" r="0"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9"/>
                    <a:stretch>
                      <a:fillRect/>
                    </a:stretch>
                  </pic:blipFill>
                  <pic:spPr>
                    <a:xfrm>
                      <a:off x="0" y="0"/>
                      <a:ext cx="5486400" cy="2761615"/>
                    </a:xfrm>
                    <a:prstGeom prst="rect">
                      <a:avLst/>
                    </a:prstGeom>
                  </pic:spPr>
                </pic:pic>
              </a:graphicData>
            </a:graphic>
          </wp:inline>
        </w:drawing>
      </w:r>
    </w:p>
    <w:p>
      <w:pPr>
        <w:pStyle w:val="12"/>
        <w:spacing w:line="360" w:lineRule="auto"/>
        <w:ind w:firstLine="0" w:firstLineChars="0"/>
        <w:rPr>
          <w:szCs w:val="21"/>
          <w:lang w:eastAsia="zh-TW"/>
        </w:rPr>
      </w:pPr>
      <w:r>
        <w:rPr>
          <w:rFonts w:hint="eastAsia"/>
          <w:szCs w:val="21"/>
        </w:rPr>
        <w:t>2）文件导入，可选择本机的文件进行导入，支持内部工号、外部工号、平台工号匹配导入，导入完毕后系统需要做到友好性提醒（如：已导入完成10个，成功匹配到8个）</w:t>
      </w:r>
    </w:p>
    <w:p>
      <w:pPr>
        <w:pStyle w:val="12"/>
        <w:rPr>
          <w:szCs w:val="21"/>
          <w:lang w:eastAsia="zh-TW"/>
        </w:rPr>
      </w:pPr>
      <w:r>
        <w:rPr>
          <w:szCs w:val="21"/>
        </w:rPr>
        <w:drawing>
          <wp:inline distT="0" distB="0" distL="0" distR="0">
            <wp:extent cx="5486400" cy="2760345"/>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486400" cy="2760345"/>
                    </a:xfrm>
                    <a:prstGeom prst="rect">
                      <a:avLst/>
                    </a:prstGeom>
                    <a:noFill/>
                    <a:ln>
                      <a:noFill/>
                    </a:ln>
                  </pic:spPr>
                </pic:pic>
              </a:graphicData>
            </a:graphic>
          </wp:inline>
        </w:drawing>
      </w:r>
    </w:p>
    <w:p>
      <w:pPr>
        <w:ind w:firstLine="420" w:firstLineChars="200"/>
        <w:rPr>
          <w:sz w:val="21"/>
          <w:szCs w:val="21"/>
        </w:rPr>
      </w:pPr>
      <w:r>
        <w:rPr>
          <w:rFonts w:hint="eastAsia"/>
          <w:sz w:val="21"/>
          <w:szCs w:val="21"/>
        </w:rPr>
        <w:t>3）批量录入，可支持批量员工录入，可按内部工号、按外部工号、按平台工号进行批量录入，</w:t>
      </w:r>
      <w:r>
        <w:rPr>
          <w:rFonts w:hint="eastAsia"/>
          <w:color w:val="000000"/>
          <w:sz w:val="21"/>
          <w:szCs w:val="21"/>
        </w:rPr>
        <w:t>一个用户一行</w:t>
      </w:r>
      <w:r>
        <w:rPr>
          <w:rFonts w:hint="eastAsia"/>
          <w:sz w:val="21"/>
          <w:szCs w:val="21"/>
        </w:rPr>
        <w:t>，录入完毕后系统需要做到友好性提醒（如：已导入完成10个，成功匹配到8个）</w:t>
      </w:r>
    </w:p>
    <w:p>
      <w:pPr>
        <w:pStyle w:val="12"/>
        <w:rPr>
          <w:szCs w:val="21"/>
        </w:rPr>
      </w:pPr>
      <w:r>
        <w:rPr>
          <w:szCs w:val="21"/>
        </w:rPr>
        <w:drawing>
          <wp:inline distT="0" distB="0" distL="0" distR="0">
            <wp:extent cx="5731510" cy="2884170"/>
            <wp:effectExtent l="0" t="0" r="2540" b="0"/>
            <wp:docPr id="5" name="图片 5" descr="QQ图片2017121209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712120951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31510" cy="2884797"/>
                    </a:xfrm>
                    <a:prstGeom prst="rect">
                      <a:avLst/>
                    </a:prstGeom>
                    <a:noFill/>
                    <a:ln>
                      <a:noFill/>
                    </a:ln>
                  </pic:spPr>
                </pic:pic>
              </a:graphicData>
            </a:graphic>
          </wp:inline>
        </w:drawing>
      </w:r>
    </w:p>
    <w:p>
      <w:pPr>
        <w:pStyle w:val="12"/>
        <w:spacing w:line="360" w:lineRule="auto"/>
        <w:rPr>
          <w:szCs w:val="21"/>
        </w:rPr>
      </w:pPr>
    </w:p>
    <w:p>
      <w:pPr>
        <w:pStyle w:val="4"/>
        <w:numPr>
          <w:ilvl w:val="2"/>
          <w:numId w:val="13"/>
        </w:numPr>
        <w:tabs>
          <w:tab w:val="left" w:pos="1080"/>
        </w:tabs>
        <w:spacing w:before="240" w:after="240" w:line="240" w:lineRule="auto"/>
        <w:jc w:val="left"/>
        <w:rPr>
          <w:sz w:val="21"/>
          <w:szCs w:val="21"/>
        </w:rPr>
      </w:pPr>
      <w:bookmarkStart w:id="54" w:name="_Toc493630117"/>
      <w:bookmarkStart w:id="55" w:name="_Toc504230799"/>
      <w:bookmarkStart w:id="56" w:name="_Toc493630115"/>
      <w:r>
        <w:rPr>
          <w:rFonts w:hint="eastAsia"/>
          <w:sz w:val="21"/>
          <w:szCs w:val="21"/>
        </w:rPr>
        <w:t>特殊号码管理</w:t>
      </w:r>
      <w:bookmarkEnd w:id="54"/>
      <w:bookmarkEnd w:id="55"/>
    </w:p>
    <w:p>
      <w:pPr>
        <w:ind w:firstLine="422" w:firstLineChars="200"/>
        <w:rPr>
          <w:b/>
          <w:color w:val="FF0000"/>
          <w:sz w:val="21"/>
          <w:szCs w:val="21"/>
        </w:rPr>
      </w:pPr>
      <w:r>
        <w:rPr>
          <w:rFonts w:hint="eastAsia"/>
          <w:b/>
          <w:sz w:val="21"/>
          <w:szCs w:val="21"/>
        </w:rPr>
        <w:t>一、功能描述</w:t>
      </w:r>
    </w:p>
    <w:p>
      <w:pPr>
        <w:pStyle w:val="95"/>
        <w:numPr>
          <w:ilvl w:val="0"/>
          <w:numId w:val="22"/>
        </w:numPr>
        <w:spacing w:line="360" w:lineRule="auto"/>
        <w:ind w:firstLineChars="0"/>
        <w:rPr>
          <w:sz w:val="21"/>
          <w:szCs w:val="21"/>
        </w:rPr>
      </w:pPr>
      <w:r>
        <w:rPr>
          <w:rFonts w:hint="eastAsia"/>
          <w:sz w:val="21"/>
          <w:szCs w:val="21"/>
        </w:rPr>
        <w:t>客户拨打热线号码</w:t>
      </w:r>
      <w:r>
        <w:rPr>
          <w:sz w:val="21"/>
          <w:szCs w:val="21"/>
        </w:rPr>
        <w:t>进来</w:t>
      </w:r>
      <w:r>
        <w:rPr>
          <w:rFonts w:hint="eastAsia"/>
          <w:sz w:val="21"/>
          <w:szCs w:val="21"/>
        </w:rPr>
        <w:t>时</w:t>
      </w:r>
      <w:r>
        <w:rPr>
          <w:sz w:val="21"/>
          <w:szCs w:val="21"/>
        </w:rPr>
        <w:t>，</w:t>
      </w:r>
      <w:r>
        <w:rPr>
          <w:rFonts w:hint="eastAsia"/>
          <w:sz w:val="21"/>
          <w:szCs w:val="21"/>
        </w:rPr>
        <w:t>IVR流程</w:t>
      </w:r>
      <w:r>
        <w:rPr>
          <w:sz w:val="21"/>
          <w:szCs w:val="21"/>
        </w:rPr>
        <w:t>会</w:t>
      </w:r>
      <w:r>
        <w:rPr>
          <w:rFonts w:hint="eastAsia"/>
          <w:sz w:val="21"/>
          <w:szCs w:val="21"/>
        </w:rPr>
        <w:t>优先</w:t>
      </w:r>
      <w:r>
        <w:rPr>
          <w:sz w:val="21"/>
          <w:szCs w:val="21"/>
        </w:rPr>
        <w:t>判断</w:t>
      </w:r>
      <w:r>
        <w:rPr>
          <w:rFonts w:hint="eastAsia"/>
          <w:sz w:val="21"/>
          <w:szCs w:val="21"/>
        </w:rPr>
        <w:t>该客户</w:t>
      </w:r>
      <w:r>
        <w:rPr>
          <w:sz w:val="21"/>
          <w:szCs w:val="21"/>
        </w:rPr>
        <w:t>是否为特殊号码，若</w:t>
      </w:r>
      <w:r>
        <w:rPr>
          <w:rFonts w:hint="eastAsia"/>
          <w:sz w:val="21"/>
          <w:szCs w:val="21"/>
        </w:rPr>
        <w:t>是</w:t>
      </w:r>
      <w:r>
        <w:rPr>
          <w:sz w:val="21"/>
          <w:szCs w:val="21"/>
        </w:rPr>
        <w:t>特殊号码，</w:t>
      </w:r>
      <w:r>
        <w:rPr>
          <w:rFonts w:hint="eastAsia"/>
          <w:sz w:val="21"/>
          <w:szCs w:val="21"/>
        </w:rPr>
        <w:t>则在</w:t>
      </w:r>
      <w:r>
        <w:rPr>
          <w:sz w:val="21"/>
          <w:szCs w:val="21"/>
        </w:rPr>
        <w:t>IVR流程中不会进行业务选择，</w:t>
      </w:r>
      <w:r>
        <w:rPr>
          <w:rFonts w:hint="eastAsia"/>
          <w:sz w:val="21"/>
          <w:szCs w:val="21"/>
        </w:rPr>
        <w:t>直接</w:t>
      </w:r>
      <w:r>
        <w:rPr>
          <w:sz w:val="21"/>
          <w:szCs w:val="21"/>
        </w:rPr>
        <w:t>转</w:t>
      </w:r>
      <w:r>
        <w:rPr>
          <w:rFonts w:hint="eastAsia"/>
          <w:sz w:val="21"/>
          <w:szCs w:val="21"/>
        </w:rPr>
        <w:t>到</w:t>
      </w:r>
      <w:r>
        <w:rPr>
          <w:sz w:val="21"/>
          <w:szCs w:val="21"/>
        </w:rPr>
        <w:t>该</w:t>
      </w:r>
      <w:r>
        <w:rPr>
          <w:rFonts w:hint="eastAsia"/>
          <w:sz w:val="21"/>
          <w:szCs w:val="21"/>
        </w:rPr>
        <w:t>特殊</w:t>
      </w:r>
      <w:r>
        <w:rPr>
          <w:sz w:val="21"/>
          <w:szCs w:val="21"/>
        </w:rPr>
        <w:t>号码对应的技能队列中进行人工服务</w:t>
      </w:r>
      <w:r>
        <w:rPr>
          <w:rFonts w:hint="eastAsia"/>
          <w:sz w:val="21"/>
          <w:szCs w:val="21"/>
        </w:rPr>
        <w:t>。</w:t>
      </w:r>
    </w:p>
    <w:p>
      <w:pPr>
        <w:numPr>
          <w:ilvl w:val="0"/>
          <w:numId w:val="22"/>
        </w:numPr>
        <w:spacing w:after="0"/>
        <w:jc w:val="left"/>
        <w:rPr>
          <w:sz w:val="21"/>
          <w:szCs w:val="21"/>
        </w:rPr>
      </w:pPr>
      <w:r>
        <w:rPr>
          <w:rFonts w:hint="eastAsia"/>
          <w:sz w:val="21"/>
          <w:szCs w:val="21"/>
        </w:rPr>
        <w:t>一个特殊号码可对应多个标签、</w:t>
      </w:r>
      <w:r>
        <w:rPr>
          <w:sz w:val="21"/>
          <w:szCs w:val="21"/>
        </w:rPr>
        <w:t>技能队列、有效期、优先级</w:t>
      </w:r>
      <w:r>
        <w:rPr>
          <w:rFonts w:hint="eastAsia"/>
          <w:sz w:val="21"/>
          <w:szCs w:val="21"/>
        </w:rPr>
        <w:t>，</w:t>
      </w:r>
      <w:r>
        <w:rPr>
          <w:sz w:val="21"/>
          <w:szCs w:val="21"/>
        </w:rPr>
        <w:t>路由时</w:t>
      </w:r>
      <w:r>
        <w:rPr>
          <w:rFonts w:hint="eastAsia"/>
          <w:sz w:val="21"/>
          <w:szCs w:val="21"/>
        </w:rPr>
        <w:t>取</w:t>
      </w:r>
      <w:r>
        <w:rPr>
          <w:sz w:val="21"/>
          <w:szCs w:val="21"/>
        </w:rPr>
        <w:t>有效期内优先级最高的技能队列</w:t>
      </w:r>
      <w:r>
        <w:rPr>
          <w:rFonts w:hint="eastAsia"/>
          <w:sz w:val="21"/>
          <w:szCs w:val="21"/>
        </w:rPr>
        <w:t>进行</w:t>
      </w:r>
      <w:r>
        <w:rPr>
          <w:sz w:val="21"/>
          <w:szCs w:val="21"/>
        </w:rPr>
        <w:t>服务</w:t>
      </w:r>
      <w:r>
        <w:rPr>
          <w:rFonts w:hint="eastAsia"/>
          <w:sz w:val="21"/>
          <w:szCs w:val="21"/>
        </w:rPr>
        <w:t>；</w:t>
      </w:r>
    </w:p>
    <w:p>
      <w:pPr>
        <w:numPr>
          <w:ilvl w:val="0"/>
          <w:numId w:val="22"/>
        </w:numPr>
        <w:spacing w:after="0"/>
        <w:jc w:val="left"/>
        <w:rPr>
          <w:sz w:val="21"/>
          <w:szCs w:val="21"/>
        </w:rPr>
      </w:pPr>
      <w:r>
        <w:rPr>
          <w:rFonts w:hint="eastAsia"/>
          <w:sz w:val="21"/>
          <w:szCs w:val="21"/>
        </w:rPr>
        <w:t>可通过特殊号码查询所有的标签名称、优先级及有效期，并可对查询结果进行编辑，包括号码标签的删除。</w:t>
      </w:r>
    </w:p>
    <w:p>
      <w:pPr>
        <w:ind w:firstLine="422" w:firstLineChars="200"/>
        <w:rPr>
          <w:b/>
          <w:sz w:val="21"/>
          <w:szCs w:val="21"/>
        </w:rPr>
      </w:pPr>
      <w:r>
        <w:rPr>
          <w:rFonts w:hint="eastAsia"/>
          <w:b/>
          <w:sz w:val="21"/>
          <w:szCs w:val="21"/>
        </w:rPr>
        <w:t>二、业务规则</w:t>
      </w:r>
    </w:p>
    <w:p>
      <w:pPr>
        <w:numPr>
          <w:ilvl w:val="0"/>
          <w:numId w:val="23"/>
        </w:numPr>
        <w:spacing w:after="0"/>
        <w:jc w:val="left"/>
        <w:rPr>
          <w:sz w:val="21"/>
          <w:szCs w:val="21"/>
        </w:rPr>
      </w:pPr>
      <w:r>
        <w:rPr>
          <w:rFonts w:hint="eastAsia"/>
          <w:sz w:val="21"/>
          <w:szCs w:val="21"/>
        </w:rPr>
        <w:t>一个号码可添加多个标签，对应技能队列服务；</w:t>
      </w:r>
    </w:p>
    <w:p>
      <w:pPr>
        <w:numPr>
          <w:ilvl w:val="0"/>
          <w:numId w:val="23"/>
        </w:numPr>
        <w:spacing w:after="0"/>
        <w:jc w:val="left"/>
        <w:rPr>
          <w:sz w:val="21"/>
          <w:szCs w:val="21"/>
        </w:rPr>
      </w:pPr>
      <w:r>
        <w:rPr>
          <w:rFonts w:hint="eastAsia"/>
          <w:sz w:val="21"/>
          <w:szCs w:val="21"/>
        </w:rPr>
        <w:t>路由时取有效期内优先级最高的标签对应的技能队列服务；</w:t>
      </w:r>
    </w:p>
    <w:p>
      <w:pPr>
        <w:pStyle w:val="95"/>
        <w:numPr>
          <w:ilvl w:val="0"/>
          <w:numId w:val="24"/>
        </w:numPr>
        <w:spacing w:line="360" w:lineRule="auto"/>
        <w:ind w:firstLineChars="0"/>
        <w:rPr>
          <w:sz w:val="21"/>
          <w:szCs w:val="21"/>
        </w:rPr>
      </w:pPr>
      <w:r>
        <w:rPr>
          <w:rFonts w:hint="eastAsia"/>
          <w:sz w:val="21"/>
          <w:szCs w:val="21"/>
        </w:rPr>
        <w:t>若该特殊号码只设置一个技能队列时，当该队列坐席全忙时，客户将进行排队；</w:t>
      </w:r>
    </w:p>
    <w:p>
      <w:pPr>
        <w:pStyle w:val="95"/>
        <w:numPr>
          <w:ilvl w:val="0"/>
          <w:numId w:val="24"/>
        </w:numPr>
        <w:spacing w:line="360" w:lineRule="auto"/>
        <w:ind w:firstLineChars="0"/>
        <w:rPr>
          <w:sz w:val="21"/>
          <w:szCs w:val="21"/>
        </w:rPr>
      </w:pPr>
      <w:r>
        <w:rPr>
          <w:rFonts w:hint="eastAsia"/>
          <w:sz w:val="21"/>
          <w:szCs w:val="21"/>
        </w:rPr>
        <w:t>若该特殊号码设置为三个技能队列时，当有效期内最高优先级对应的技能队列全忙时，溢出到有效期内次高级优先级对应的队列，若这三个特殊队列全忙时，客户将进行排队；</w:t>
      </w:r>
    </w:p>
    <w:p>
      <w:pPr>
        <w:ind w:firstLine="422" w:firstLineChars="200"/>
        <w:rPr>
          <w:b/>
          <w:sz w:val="21"/>
          <w:szCs w:val="21"/>
        </w:rPr>
      </w:pPr>
      <w:r>
        <w:rPr>
          <w:rFonts w:hint="eastAsia"/>
          <w:b/>
          <w:sz w:val="21"/>
          <w:szCs w:val="21"/>
        </w:rPr>
        <w:t>三、页面原型</w:t>
      </w:r>
    </w:p>
    <w:p>
      <w:pPr>
        <w:ind w:firstLine="420" w:firstLineChars="200"/>
        <w:rPr>
          <w:sz w:val="21"/>
          <w:szCs w:val="21"/>
        </w:rPr>
      </w:pPr>
      <w:r>
        <w:rPr>
          <w:rFonts w:hint="eastAsia"/>
          <w:sz w:val="21"/>
          <w:szCs w:val="21"/>
        </w:rPr>
        <w:t>特殊号码管理可进行特殊号码的新增、修改、删除操作，界面如下图所示：</w:t>
      </w:r>
    </w:p>
    <w:p>
      <w:pPr>
        <w:ind w:firstLine="525" w:firstLineChars="250"/>
        <w:rPr>
          <w:b/>
          <w:sz w:val="21"/>
          <w:szCs w:val="21"/>
        </w:rPr>
      </w:pPr>
      <w:r>
        <w:rPr>
          <w:sz w:val="21"/>
          <w:szCs w:val="21"/>
        </w:rPr>
        <w:drawing>
          <wp:inline distT="0" distB="0" distL="0" distR="0">
            <wp:extent cx="5731510" cy="35820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ind w:firstLine="420" w:firstLineChars="200"/>
        <w:rPr>
          <w:sz w:val="21"/>
          <w:szCs w:val="21"/>
        </w:rPr>
      </w:pPr>
      <w:r>
        <w:rPr>
          <w:rFonts w:hint="eastAsia"/>
          <w:sz w:val="21"/>
          <w:szCs w:val="21"/>
        </w:rPr>
        <w:t>【特殊号码新增】如下图所示：</w:t>
      </w:r>
    </w:p>
    <w:p>
      <w:pPr>
        <w:ind w:firstLine="420" w:firstLineChars="200"/>
        <w:rPr>
          <w:sz w:val="21"/>
          <w:szCs w:val="21"/>
        </w:rPr>
      </w:pPr>
      <w:r>
        <w:rPr>
          <w:sz w:val="21"/>
          <w:szCs w:val="21"/>
        </w:rPr>
        <w:drawing>
          <wp:inline distT="0" distB="0" distL="0" distR="0">
            <wp:extent cx="5731510" cy="358203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ind w:firstLine="422" w:firstLineChars="200"/>
        <w:rPr>
          <w:b/>
          <w:sz w:val="21"/>
          <w:szCs w:val="21"/>
          <w:lang w:eastAsia="zh-TW"/>
        </w:rPr>
      </w:pPr>
      <w:r>
        <w:rPr>
          <w:rFonts w:hint="eastAsia"/>
          <w:b/>
          <w:sz w:val="21"/>
          <w:szCs w:val="21"/>
          <w:lang w:eastAsia="zh-TW"/>
        </w:rPr>
        <w:t>界面元素说明：</w:t>
      </w:r>
    </w:p>
    <w:p>
      <w:pPr>
        <w:numPr>
          <w:ilvl w:val="0"/>
          <w:numId w:val="25"/>
        </w:numPr>
        <w:spacing w:after="0"/>
        <w:jc w:val="left"/>
        <w:rPr>
          <w:sz w:val="21"/>
          <w:szCs w:val="21"/>
          <w:lang w:eastAsia="zh-TW"/>
        </w:rPr>
      </w:pPr>
      <w:r>
        <w:rPr>
          <w:rFonts w:hint="eastAsia"/>
          <w:sz w:val="21"/>
          <w:szCs w:val="21"/>
          <w:lang w:eastAsia="zh-TW"/>
        </w:rPr>
        <w:t>特殊号码：输入框；</w:t>
      </w:r>
    </w:p>
    <w:p>
      <w:pPr>
        <w:numPr>
          <w:ilvl w:val="0"/>
          <w:numId w:val="25"/>
        </w:numPr>
        <w:spacing w:after="0"/>
        <w:jc w:val="left"/>
        <w:rPr>
          <w:sz w:val="21"/>
          <w:szCs w:val="21"/>
          <w:lang w:eastAsia="zh-TW"/>
        </w:rPr>
      </w:pPr>
      <w:r>
        <w:rPr>
          <w:rFonts w:hint="eastAsia"/>
          <w:sz w:val="21"/>
          <w:szCs w:val="21"/>
        </w:rPr>
        <w:t>标签：输入框；</w:t>
      </w:r>
    </w:p>
    <w:p>
      <w:pPr>
        <w:numPr>
          <w:ilvl w:val="0"/>
          <w:numId w:val="25"/>
        </w:numPr>
        <w:spacing w:after="0"/>
        <w:jc w:val="left"/>
        <w:rPr>
          <w:sz w:val="21"/>
          <w:szCs w:val="21"/>
          <w:lang w:eastAsia="zh-TW"/>
        </w:rPr>
      </w:pPr>
      <w:r>
        <w:rPr>
          <w:rFonts w:hint="eastAsia"/>
          <w:sz w:val="21"/>
          <w:szCs w:val="21"/>
        </w:rPr>
        <w:t>技能队列</w:t>
      </w:r>
      <w:r>
        <w:rPr>
          <w:rFonts w:hint="eastAsia"/>
          <w:sz w:val="21"/>
          <w:szCs w:val="21"/>
          <w:lang w:eastAsia="zh-TW"/>
        </w:rPr>
        <w:t>：</w:t>
      </w:r>
      <w:r>
        <w:rPr>
          <w:rFonts w:hint="eastAsia"/>
          <w:sz w:val="21"/>
          <w:szCs w:val="21"/>
        </w:rPr>
        <w:t>弹框可选技能队列</w:t>
      </w:r>
      <w:r>
        <w:rPr>
          <w:rFonts w:hint="eastAsia"/>
          <w:sz w:val="21"/>
          <w:szCs w:val="21"/>
          <w:lang w:eastAsia="zh-TW"/>
        </w:rPr>
        <w:t>；</w:t>
      </w:r>
    </w:p>
    <w:p>
      <w:pPr>
        <w:numPr>
          <w:ilvl w:val="0"/>
          <w:numId w:val="25"/>
        </w:numPr>
        <w:spacing w:after="0"/>
        <w:jc w:val="left"/>
        <w:rPr>
          <w:sz w:val="21"/>
          <w:szCs w:val="21"/>
          <w:lang w:eastAsia="zh-TW"/>
        </w:rPr>
      </w:pPr>
      <w:r>
        <w:rPr>
          <w:rFonts w:hint="eastAsia"/>
          <w:sz w:val="21"/>
          <w:szCs w:val="21"/>
          <w:lang w:eastAsia="zh-TW"/>
        </w:rPr>
        <w:t>有效期：该策略的生效日期；</w:t>
      </w:r>
    </w:p>
    <w:p>
      <w:pPr>
        <w:numPr>
          <w:ilvl w:val="0"/>
          <w:numId w:val="25"/>
        </w:numPr>
        <w:spacing w:after="0"/>
        <w:jc w:val="left"/>
        <w:rPr>
          <w:sz w:val="21"/>
          <w:szCs w:val="21"/>
          <w:lang w:eastAsia="zh-TW"/>
        </w:rPr>
      </w:pPr>
      <w:r>
        <w:rPr>
          <w:rFonts w:hint="eastAsia"/>
          <w:sz w:val="21"/>
          <w:szCs w:val="21"/>
          <w:lang w:eastAsia="zh-TW"/>
        </w:rPr>
        <w:t>优先级：1-100可选，数值越大级别越高；</w:t>
      </w:r>
    </w:p>
    <w:p>
      <w:pPr>
        <w:ind w:firstLine="420" w:firstLineChars="200"/>
        <w:rPr>
          <w:sz w:val="21"/>
          <w:szCs w:val="21"/>
        </w:rPr>
      </w:pPr>
      <w:r>
        <w:rPr>
          <w:rFonts w:hint="eastAsia"/>
          <w:sz w:val="21"/>
          <w:szCs w:val="21"/>
        </w:rPr>
        <w:t>点击技能队列后边的放大镜</w:t>
      </w:r>
      <w:r>
        <w:rPr>
          <w:sz w:val="21"/>
          <w:szCs w:val="21"/>
        </w:rPr>
        <w:drawing>
          <wp:inline distT="0" distB="0" distL="0" distR="0">
            <wp:extent cx="275590" cy="266065"/>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24"/>
                    <a:stretch>
                      <a:fillRect/>
                    </a:stretch>
                  </pic:blipFill>
                  <pic:spPr>
                    <a:xfrm>
                      <a:off x="0" y="0"/>
                      <a:ext cx="276190" cy="266667"/>
                    </a:xfrm>
                    <a:prstGeom prst="rect">
                      <a:avLst/>
                    </a:prstGeom>
                  </pic:spPr>
                </pic:pic>
              </a:graphicData>
            </a:graphic>
          </wp:inline>
        </w:drawing>
      </w:r>
      <w:r>
        <w:rPr>
          <w:rFonts w:hint="eastAsia"/>
          <w:sz w:val="21"/>
          <w:szCs w:val="21"/>
        </w:rPr>
        <w:t>，弹出技能队列弹框可选特殊号码对应的技能队列，界面如下所示：</w:t>
      </w:r>
    </w:p>
    <w:p>
      <w:pPr>
        <w:ind w:firstLine="420" w:firstLineChars="200"/>
        <w:rPr>
          <w:sz w:val="21"/>
          <w:szCs w:val="21"/>
        </w:rPr>
      </w:pPr>
      <w:r>
        <w:rPr>
          <w:sz w:val="21"/>
          <w:szCs w:val="21"/>
        </w:rPr>
        <w:drawing>
          <wp:inline distT="0" distB="0" distL="0" distR="0">
            <wp:extent cx="5486400" cy="3613150"/>
            <wp:effectExtent l="0" t="0" r="0" b="635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5"/>
                    <a:stretch>
                      <a:fillRect/>
                    </a:stretch>
                  </pic:blipFill>
                  <pic:spPr>
                    <a:xfrm>
                      <a:off x="0" y="0"/>
                      <a:ext cx="5486400" cy="3613150"/>
                    </a:xfrm>
                    <a:prstGeom prst="rect">
                      <a:avLst/>
                    </a:prstGeom>
                  </pic:spPr>
                </pic:pic>
              </a:graphicData>
            </a:graphic>
          </wp:inline>
        </w:drawing>
      </w:r>
    </w:p>
    <w:bookmarkEnd w:id="56"/>
    <w:p>
      <w:pPr>
        <w:pStyle w:val="4"/>
        <w:numPr>
          <w:ilvl w:val="2"/>
          <w:numId w:val="13"/>
        </w:numPr>
        <w:tabs>
          <w:tab w:val="left" w:pos="1080"/>
        </w:tabs>
        <w:spacing w:before="240" w:after="240" w:line="240" w:lineRule="auto"/>
        <w:jc w:val="left"/>
        <w:rPr>
          <w:sz w:val="21"/>
          <w:szCs w:val="21"/>
        </w:rPr>
      </w:pPr>
      <w:bookmarkStart w:id="57" w:name="_Toc504230800"/>
      <w:bookmarkStart w:id="58" w:name="_Toc493630116"/>
      <w:r>
        <w:rPr>
          <w:rFonts w:hint="eastAsia"/>
          <w:sz w:val="21"/>
          <w:szCs w:val="21"/>
        </w:rPr>
        <w:t>示忙控制配置</w:t>
      </w:r>
      <w:bookmarkEnd w:id="57"/>
    </w:p>
    <w:p>
      <w:pPr>
        <w:ind w:firstLine="422" w:firstLineChars="200"/>
        <w:rPr>
          <w:b/>
          <w:color w:val="FF0000"/>
          <w:sz w:val="21"/>
          <w:szCs w:val="21"/>
        </w:rPr>
      </w:pPr>
      <w:r>
        <w:rPr>
          <w:rFonts w:hint="eastAsia"/>
          <w:b/>
          <w:sz w:val="21"/>
          <w:szCs w:val="21"/>
        </w:rPr>
        <w:t>一、功能描述</w:t>
      </w:r>
    </w:p>
    <w:p>
      <w:pPr>
        <w:pStyle w:val="12"/>
        <w:spacing w:line="360" w:lineRule="auto"/>
        <w:rPr>
          <w:szCs w:val="21"/>
        </w:rPr>
      </w:pPr>
      <w:r>
        <w:rPr>
          <w:rFonts w:hint="eastAsia"/>
          <w:szCs w:val="21"/>
        </w:rPr>
        <w:t>不同的示忙原因、不同的技能队列可配置一天中不同时间段的最高阈值（总次数与总时长可分别设置），未超阀值时坐席可进行示忙，超出阀值后不可示忙，且给予弹屏提示。</w:t>
      </w:r>
    </w:p>
    <w:p>
      <w:pPr>
        <w:ind w:left="420"/>
        <w:rPr>
          <w:b/>
          <w:sz w:val="21"/>
          <w:szCs w:val="21"/>
        </w:rPr>
      </w:pPr>
      <w:r>
        <w:rPr>
          <w:rFonts w:hint="eastAsia"/>
          <w:b/>
          <w:sz w:val="21"/>
          <w:szCs w:val="21"/>
        </w:rPr>
        <w:t>二、业务规则</w:t>
      </w:r>
    </w:p>
    <w:p>
      <w:pPr>
        <w:numPr>
          <w:ilvl w:val="0"/>
          <w:numId w:val="26"/>
        </w:numPr>
        <w:spacing w:after="0"/>
        <w:ind w:left="0" w:firstLine="425"/>
        <w:jc w:val="left"/>
        <w:rPr>
          <w:sz w:val="21"/>
          <w:szCs w:val="21"/>
        </w:rPr>
      </w:pPr>
      <w:r>
        <w:rPr>
          <w:rFonts w:hint="eastAsia"/>
          <w:sz w:val="21"/>
          <w:szCs w:val="21"/>
        </w:rPr>
        <w:t>设置的值只针对当天有效，隔天后清除重新计算；</w:t>
      </w:r>
    </w:p>
    <w:p>
      <w:pPr>
        <w:numPr>
          <w:ilvl w:val="0"/>
          <w:numId w:val="26"/>
        </w:numPr>
        <w:spacing w:after="0"/>
        <w:ind w:left="0" w:firstLine="425"/>
        <w:jc w:val="left"/>
        <w:rPr>
          <w:sz w:val="21"/>
          <w:szCs w:val="21"/>
        </w:rPr>
      </w:pPr>
      <w:r>
        <w:rPr>
          <w:rFonts w:hint="eastAsia"/>
          <w:sz w:val="21"/>
          <w:szCs w:val="21"/>
        </w:rPr>
        <w:t>可针对全部示忙原因设置，也可对单个示忙原因设置；</w:t>
      </w:r>
    </w:p>
    <w:p>
      <w:pPr>
        <w:numPr>
          <w:ilvl w:val="0"/>
          <w:numId w:val="26"/>
        </w:numPr>
        <w:spacing w:after="0"/>
        <w:ind w:left="0" w:firstLine="425"/>
        <w:jc w:val="left"/>
        <w:rPr>
          <w:sz w:val="21"/>
          <w:szCs w:val="21"/>
        </w:rPr>
      </w:pPr>
      <w:r>
        <w:rPr>
          <w:rFonts w:hint="eastAsia"/>
          <w:sz w:val="21"/>
          <w:szCs w:val="21"/>
        </w:rPr>
        <w:t xml:space="preserve">可配置默认的最高同时示忙人数、默认的最高同时示忙比例，也可按时间段设置； </w:t>
      </w:r>
    </w:p>
    <w:p>
      <w:pPr>
        <w:numPr>
          <w:ilvl w:val="0"/>
          <w:numId w:val="26"/>
        </w:numPr>
        <w:spacing w:after="0"/>
        <w:ind w:left="0" w:firstLine="425"/>
        <w:jc w:val="left"/>
        <w:rPr>
          <w:sz w:val="21"/>
          <w:szCs w:val="21"/>
        </w:rPr>
      </w:pPr>
      <w:r>
        <w:rPr>
          <w:rFonts w:hint="eastAsia"/>
          <w:sz w:val="21"/>
          <w:szCs w:val="21"/>
        </w:rPr>
        <w:t>超出阈值后系统不可示忙，且给与弹屏提醒；</w:t>
      </w:r>
    </w:p>
    <w:p>
      <w:pPr>
        <w:numPr>
          <w:ilvl w:val="0"/>
          <w:numId w:val="26"/>
        </w:numPr>
        <w:spacing w:after="0"/>
        <w:ind w:left="0" w:firstLine="425"/>
        <w:jc w:val="left"/>
        <w:rPr>
          <w:sz w:val="21"/>
          <w:szCs w:val="21"/>
        </w:rPr>
      </w:pPr>
      <w:r>
        <w:rPr>
          <w:rFonts w:hint="eastAsia"/>
          <w:sz w:val="21"/>
          <w:szCs w:val="21"/>
        </w:rPr>
        <w:t>业务上的逻辑判断应该是一个一个条件的去判断，当第一个条件满足时，系统就不允许坐席示忙，第一个条件不满足时，继续判断第二个条件，以此类推；</w:t>
      </w:r>
    </w:p>
    <w:p>
      <w:pPr>
        <w:numPr>
          <w:ilvl w:val="0"/>
          <w:numId w:val="26"/>
        </w:numPr>
        <w:spacing w:after="0"/>
        <w:ind w:left="0" w:firstLine="425"/>
        <w:jc w:val="left"/>
        <w:rPr>
          <w:sz w:val="21"/>
          <w:szCs w:val="21"/>
        </w:rPr>
      </w:pPr>
      <w:r>
        <w:rPr>
          <w:rFonts w:hint="eastAsia"/>
          <w:sz w:val="21"/>
          <w:szCs w:val="21"/>
        </w:rPr>
        <w:t>若一个坐席拥有多个技能队列时，只有当他拥有的全部技能都可示忙的情况下才可进行示忙操作，只要有一个不满足则就不允许；</w:t>
      </w:r>
    </w:p>
    <w:p>
      <w:pPr>
        <w:ind w:left="425"/>
        <w:rPr>
          <w:b/>
          <w:sz w:val="21"/>
          <w:szCs w:val="21"/>
        </w:rPr>
      </w:pPr>
      <w:r>
        <w:rPr>
          <w:rFonts w:hint="eastAsia"/>
          <w:b/>
          <w:sz w:val="21"/>
          <w:szCs w:val="21"/>
        </w:rPr>
        <w:t>三、页面原型</w:t>
      </w:r>
    </w:p>
    <w:p>
      <w:pPr>
        <w:ind w:firstLine="420" w:firstLineChars="200"/>
        <w:rPr>
          <w:sz w:val="21"/>
          <w:szCs w:val="21"/>
        </w:rPr>
      </w:pPr>
      <w:r>
        <w:rPr>
          <w:rFonts w:hint="eastAsia"/>
          <w:sz w:val="21"/>
          <w:szCs w:val="21"/>
        </w:rPr>
        <w:t>【示忙控制配置】如下图所示：</w:t>
      </w:r>
    </w:p>
    <w:p>
      <w:pPr>
        <w:pStyle w:val="12"/>
        <w:rPr>
          <w:szCs w:val="21"/>
        </w:rPr>
      </w:pPr>
      <w:r>
        <w:rPr>
          <w:szCs w:val="21"/>
        </w:rPr>
        <w:drawing>
          <wp:inline distT="0" distB="0" distL="0" distR="0">
            <wp:extent cx="5486400" cy="223456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6"/>
                    <a:stretch>
                      <a:fillRect/>
                    </a:stretch>
                  </pic:blipFill>
                  <pic:spPr>
                    <a:xfrm>
                      <a:off x="0" y="0"/>
                      <a:ext cx="5486400" cy="2234565"/>
                    </a:xfrm>
                    <a:prstGeom prst="rect">
                      <a:avLst/>
                    </a:prstGeom>
                  </pic:spPr>
                </pic:pic>
              </a:graphicData>
            </a:graphic>
          </wp:inline>
        </w:drawing>
      </w:r>
    </w:p>
    <w:p>
      <w:pPr>
        <w:pStyle w:val="12"/>
        <w:spacing w:line="360" w:lineRule="auto"/>
        <w:rPr>
          <w:szCs w:val="21"/>
        </w:rPr>
      </w:pPr>
      <w:r>
        <w:rPr>
          <w:rFonts w:hint="eastAsia"/>
          <w:szCs w:val="21"/>
        </w:rPr>
        <w:t>【新增示忙控制（特殊时间段设置）】界面如下图所示：</w:t>
      </w:r>
    </w:p>
    <w:p>
      <w:pPr>
        <w:pStyle w:val="12"/>
        <w:spacing w:line="360" w:lineRule="auto"/>
        <w:rPr>
          <w:szCs w:val="21"/>
        </w:rPr>
      </w:pPr>
      <w:r>
        <w:rPr>
          <w:rFonts w:hint="eastAsia"/>
          <w:szCs w:val="21"/>
        </w:rPr>
        <w:drawing>
          <wp:inline distT="0" distB="0" distL="0" distR="0">
            <wp:extent cx="5731510" cy="5549265"/>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5549265"/>
                    </a:xfrm>
                    <a:prstGeom prst="rect">
                      <a:avLst/>
                    </a:prstGeom>
                  </pic:spPr>
                </pic:pic>
              </a:graphicData>
            </a:graphic>
          </wp:inline>
        </w:drawing>
      </w:r>
    </w:p>
    <w:p>
      <w:pPr>
        <w:rPr>
          <w:sz w:val="21"/>
          <w:szCs w:val="21"/>
        </w:rPr>
      </w:pPr>
      <w:r>
        <w:rPr>
          <w:sz w:val="21"/>
          <w:szCs w:val="21"/>
        </w:rPr>
        <w:t xml:space="preserve"> </w:t>
      </w:r>
      <w:r>
        <w:rPr>
          <w:rFonts w:hint="eastAsia"/>
          <w:b/>
          <w:sz w:val="21"/>
          <w:szCs w:val="21"/>
        </w:rPr>
        <w:t>业务逻辑：</w:t>
      </w:r>
    </w:p>
    <w:p>
      <w:pPr>
        <w:pStyle w:val="95"/>
        <w:numPr>
          <w:ilvl w:val="0"/>
          <w:numId w:val="27"/>
        </w:numPr>
        <w:spacing w:line="360" w:lineRule="auto"/>
        <w:ind w:firstLineChars="0"/>
        <w:rPr>
          <w:sz w:val="21"/>
          <w:szCs w:val="21"/>
        </w:rPr>
      </w:pPr>
      <w:r>
        <w:rPr>
          <w:rFonts w:hint="eastAsia"/>
          <w:sz w:val="21"/>
          <w:szCs w:val="21"/>
        </w:rPr>
        <w:t>选择特殊时间段设置时，可自定义时间段，并设置其阈值；</w:t>
      </w:r>
    </w:p>
    <w:p>
      <w:pPr>
        <w:pStyle w:val="95"/>
        <w:numPr>
          <w:ilvl w:val="0"/>
          <w:numId w:val="27"/>
        </w:numPr>
        <w:spacing w:line="360" w:lineRule="auto"/>
        <w:ind w:firstLineChars="0"/>
        <w:rPr>
          <w:sz w:val="21"/>
          <w:szCs w:val="21"/>
        </w:rPr>
      </w:pPr>
      <w:r>
        <w:rPr>
          <w:rFonts w:hint="eastAsia"/>
          <w:sz w:val="21"/>
          <w:szCs w:val="21"/>
        </w:rPr>
        <w:t>系统判断示忙控制时，有特殊时间段的取特殊定义的阈值，否则取默认阈值；</w:t>
      </w:r>
    </w:p>
    <w:p>
      <w:pPr>
        <w:pStyle w:val="12"/>
        <w:spacing w:line="360" w:lineRule="auto"/>
        <w:ind w:firstLine="0" w:firstLineChars="0"/>
        <w:rPr>
          <w:szCs w:val="21"/>
        </w:rPr>
      </w:pPr>
      <w:r>
        <w:rPr>
          <w:rFonts w:hint="eastAsia"/>
          <w:szCs w:val="21"/>
        </w:rPr>
        <w:t>【新增示忙控制（非特殊时间段设置）】界面如下图所示：</w:t>
      </w:r>
    </w:p>
    <w:p>
      <w:pPr>
        <w:rPr>
          <w:sz w:val="21"/>
          <w:szCs w:val="21"/>
        </w:rPr>
      </w:pPr>
      <w:r>
        <w:drawing>
          <wp:inline distT="0" distB="0" distL="0" distR="0">
            <wp:extent cx="1618615" cy="6565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8"/>
                    <a:stretch>
                      <a:fillRect/>
                    </a:stretch>
                  </pic:blipFill>
                  <pic:spPr>
                    <a:xfrm>
                      <a:off x="0" y="0"/>
                      <a:ext cx="1619048" cy="657143"/>
                    </a:xfrm>
                    <a:prstGeom prst="rect">
                      <a:avLst/>
                    </a:prstGeom>
                  </pic:spPr>
                </pic:pic>
              </a:graphicData>
            </a:graphic>
          </wp:inline>
        </w:drawing>
      </w:r>
      <w:r>
        <w:rPr>
          <w:sz w:val="21"/>
          <w:szCs w:val="21"/>
        </w:rPr>
        <w:drawing>
          <wp:inline distT="0" distB="0" distL="0" distR="0">
            <wp:extent cx="5731510" cy="5542915"/>
            <wp:effectExtent l="0" t="0" r="254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5542915"/>
                    </a:xfrm>
                    <a:prstGeom prst="rect">
                      <a:avLst/>
                    </a:prstGeom>
                  </pic:spPr>
                </pic:pic>
              </a:graphicData>
            </a:graphic>
          </wp:inline>
        </w:drawing>
      </w:r>
    </w:p>
    <w:p>
      <w:pPr>
        <w:rPr>
          <w:sz w:val="21"/>
          <w:szCs w:val="21"/>
        </w:rPr>
      </w:pPr>
      <w:r>
        <w:rPr>
          <w:rFonts w:hint="eastAsia"/>
          <w:b/>
          <w:sz w:val="21"/>
          <w:szCs w:val="21"/>
        </w:rPr>
        <w:t>业务逻辑：</w:t>
      </w:r>
    </w:p>
    <w:p>
      <w:pPr>
        <w:rPr>
          <w:sz w:val="21"/>
          <w:szCs w:val="21"/>
        </w:rPr>
      </w:pPr>
      <w:r>
        <w:rPr>
          <w:rFonts w:hint="eastAsia"/>
          <w:sz w:val="21"/>
          <w:szCs w:val="21"/>
        </w:rPr>
        <w:t>1、选择非特殊时间段设置时，系统直接取默认阈值；</w:t>
      </w:r>
    </w:p>
    <w:p>
      <w:pPr>
        <w:pStyle w:val="12"/>
        <w:rPr>
          <w:szCs w:val="21"/>
        </w:rPr>
      </w:pPr>
      <w:r>
        <w:rPr>
          <w:rFonts w:hint="eastAsia"/>
          <w:szCs w:val="21"/>
        </w:rPr>
        <w:t xml:space="preserve"> </w:t>
      </w:r>
    </w:p>
    <w:p>
      <w:pPr>
        <w:pStyle w:val="12"/>
        <w:ind w:firstLine="422"/>
        <w:rPr>
          <w:b/>
          <w:szCs w:val="21"/>
        </w:rPr>
      </w:pPr>
      <w:r>
        <w:rPr>
          <w:rFonts w:hint="eastAsia"/>
          <w:b/>
          <w:szCs w:val="21"/>
        </w:rPr>
        <w:t>界面元素说明：</w:t>
      </w:r>
    </w:p>
    <w:p>
      <w:pPr>
        <w:pStyle w:val="12"/>
        <w:spacing w:line="360" w:lineRule="auto"/>
        <w:rPr>
          <w:szCs w:val="21"/>
        </w:rPr>
      </w:pPr>
      <w:r>
        <w:rPr>
          <w:rFonts w:hint="eastAsia"/>
          <w:szCs w:val="21"/>
        </w:rPr>
        <w:t>1、示忙原因：下拉可选，数据已在“示忙原因维护”中维护好，目前业务上确认的示忙原因有：小休、辅导/会议（30min以内）、培训（120min以内）、用餐；</w:t>
      </w:r>
    </w:p>
    <w:p>
      <w:pPr>
        <w:pStyle w:val="12"/>
        <w:spacing w:line="360" w:lineRule="auto"/>
        <w:rPr>
          <w:szCs w:val="21"/>
        </w:rPr>
      </w:pPr>
      <w:r>
        <w:rPr>
          <w:rFonts w:hint="eastAsia"/>
          <w:szCs w:val="21"/>
        </w:rPr>
        <w:t>2、技能队列：技能队列弹框可选；</w:t>
      </w:r>
    </w:p>
    <w:p>
      <w:pPr>
        <w:pStyle w:val="12"/>
        <w:spacing w:line="360" w:lineRule="auto"/>
        <w:rPr>
          <w:szCs w:val="21"/>
        </w:rPr>
      </w:pPr>
      <w:r>
        <w:rPr>
          <w:rFonts w:hint="eastAsia"/>
          <w:szCs w:val="21"/>
        </w:rPr>
        <w:t>3、控制方式包括：</w:t>
      </w:r>
    </w:p>
    <w:p>
      <w:pPr>
        <w:pStyle w:val="12"/>
        <w:numPr>
          <w:ilvl w:val="0"/>
          <w:numId w:val="28"/>
        </w:numPr>
        <w:spacing w:before="60" w:after="60" w:line="360" w:lineRule="auto"/>
        <w:ind w:firstLineChars="0"/>
        <w:rPr>
          <w:szCs w:val="21"/>
        </w:rPr>
      </w:pPr>
      <w:r>
        <w:rPr>
          <w:rFonts w:hint="eastAsia"/>
          <w:szCs w:val="21"/>
        </w:rPr>
        <w:t>一天最大示忙次数</w:t>
      </w:r>
    </w:p>
    <w:p>
      <w:pPr>
        <w:pStyle w:val="12"/>
        <w:numPr>
          <w:ilvl w:val="0"/>
          <w:numId w:val="28"/>
        </w:numPr>
        <w:spacing w:before="60" w:after="60" w:line="360" w:lineRule="auto"/>
        <w:ind w:firstLineChars="0"/>
        <w:rPr>
          <w:szCs w:val="21"/>
        </w:rPr>
      </w:pPr>
      <w:r>
        <w:rPr>
          <w:rFonts w:hint="eastAsia"/>
          <w:szCs w:val="21"/>
        </w:rPr>
        <w:t>一天最多示忙总时长（分钟）</w:t>
      </w:r>
    </w:p>
    <w:p>
      <w:pPr>
        <w:pStyle w:val="12"/>
        <w:numPr>
          <w:ilvl w:val="0"/>
          <w:numId w:val="28"/>
        </w:numPr>
        <w:spacing w:before="60" w:after="60" w:line="360" w:lineRule="auto"/>
        <w:ind w:firstLineChars="0"/>
        <w:rPr>
          <w:szCs w:val="21"/>
        </w:rPr>
      </w:pPr>
      <w:r>
        <w:rPr>
          <w:rFonts w:hint="eastAsia"/>
          <w:szCs w:val="21"/>
        </w:rPr>
        <w:t>最大同时示忙人数</w:t>
      </w:r>
    </w:p>
    <w:p>
      <w:pPr>
        <w:pStyle w:val="12"/>
        <w:numPr>
          <w:ilvl w:val="0"/>
          <w:numId w:val="28"/>
        </w:numPr>
        <w:spacing w:before="60" w:after="60" w:line="360" w:lineRule="auto"/>
        <w:ind w:firstLineChars="0"/>
        <w:rPr>
          <w:szCs w:val="21"/>
        </w:rPr>
      </w:pPr>
      <w:r>
        <w:rPr>
          <w:rFonts w:hint="eastAsia"/>
          <w:szCs w:val="21"/>
        </w:rPr>
        <w:t>最大同时示忙人数占比（%）</w:t>
      </w:r>
    </w:p>
    <w:p>
      <w:pPr>
        <w:pStyle w:val="12"/>
        <w:numPr>
          <w:ilvl w:val="0"/>
          <w:numId w:val="29"/>
        </w:numPr>
        <w:spacing w:before="60" w:after="60" w:line="360" w:lineRule="auto"/>
        <w:ind w:firstLineChars="0"/>
        <w:rPr>
          <w:szCs w:val="21"/>
        </w:rPr>
      </w:pPr>
      <w:r>
        <w:rPr>
          <w:rFonts w:hint="eastAsia"/>
          <w:szCs w:val="21"/>
        </w:rPr>
        <w:t>默认阈值：提供默认阈值的设置，非特殊定义的时间段，都执行默认阈值；</w:t>
      </w:r>
    </w:p>
    <w:p>
      <w:pPr>
        <w:pStyle w:val="12"/>
        <w:numPr>
          <w:ilvl w:val="0"/>
          <w:numId w:val="29"/>
        </w:numPr>
        <w:spacing w:before="60" w:after="60" w:line="360" w:lineRule="auto"/>
        <w:ind w:firstLineChars="0"/>
        <w:rPr>
          <w:szCs w:val="21"/>
        </w:rPr>
      </w:pPr>
      <w:r>
        <w:rPr>
          <w:rFonts w:hint="eastAsia"/>
          <w:szCs w:val="21"/>
        </w:rPr>
        <w:t>特殊时间段设置：是/否；</w:t>
      </w:r>
    </w:p>
    <w:p>
      <w:pPr>
        <w:pStyle w:val="12"/>
        <w:numPr>
          <w:ilvl w:val="0"/>
          <w:numId w:val="30"/>
        </w:numPr>
        <w:spacing w:before="60" w:after="60" w:line="360" w:lineRule="auto"/>
        <w:ind w:firstLineChars="0"/>
        <w:rPr>
          <w:szCs w:val="21"/>
        </w:rPr>
      </w:pPr>
      <w:r>
        <w:rPr>
          <w:rFonts w:hint="eastAsia"/>
          <w:szCs w:val="21"/>
        </w:rPr>
        <w:t>选择是，可根据不同的时间段进行配置；</w:t>
      </w:r>
    </w:p>
    <w:p>
      <w:pPr>
        <w:pStyle w:val="12"/>
        <w:numPr>
          <w:ilvl w:val="0"/>
          <w:numId w:val="30"/>
        </w:numPr>
        <w:spacing w:before="60" w:after="60" w:line="360" w:lineRule="auto"/>
        <w:ind w:firstLineChars="0"/>
        <w:rPr>
          <w:szCs w:val="21"/>
        </w:rPr>
      </w:pPr>
      <w:r>
        <w:rPr>
          <w:rFonts w:hint="eastAsia"/>
          <w:szCs w:val="21"/>
        </w:rPr>
        <w:t>选择否，统一时间取默认阈值配置；</w:t>
      </w:r>
    </w:p>
    <w:p>
      <w:pPr>
        <w:pStyle w:val="12"/>
        <w:numPr>
          <w:ilvl w:val="0"/>
          <w:numId w:val="29"/>
        </w:numPr>
        <w:spacing w:before="60" w:after="60" w:line="360" w:lineRule="auto"/>
        <w:ind w:firstLineChars="0"/>
        <w:rPr>
          <w:szCs w:val="21"/>
        </w:rPr>
      </w:pPr>
      <w:r>
        <w:rPr>
          <w:rFonts w:hint="eastAsia"/>
          <w:szCs w:val="21"/>
        </w:rPr>
        <w:t>未超处理方式：直接示忙/审批后示忙，业务上可自定义；</w:t>
      </w:r>
    </w:p>
    <w:p>
      <w:pPr>
        <w:pStyle w:val="12"/>
        <w:numPr>
          <w:ilvl w:val="0"/>
          <w:numId w:val="29"/>
        </w:numPr>
        <w:spacing w:before="60" w:after="60" w:line="360" w:lineRule="auto"/>
        <w:ind w:firstLineChars="0"/>
        <w:rPr>
          <w:szCs w:val="21"/>
        </w:rPr>
      </w:pPr>
      <w:r>
        <w:rPr>
          <w:rFonts w:hint="eastAsia"/>
          <w:szCs w:val="21"/>
        </w:rPr>
        <w:t>已超处理方式：拒绝/审批决定；</w:t>
      </w:r>
    </w:p>
    <w:p>
      <w:pPr>
        <w:pStyle w:val="4"/>
        <w:numPr>
          <w:ilvl w:val="2"/>
          <w:numId w:val="13"/>
        </w:numPr>
        <w:tabs>
          <w:tab w:val="left" w:pos="1080"/>
        </w:tabs>
        <w:spacing w:before="240" w:after="240" w:line="240" w:lineRule="auto"/>
        <w:jc w:val="left"/>
        <w:rPr>
          <w:sz w:val="21"/>
          <w:szCs w:val="21"/>
        </w:rPr>
      </w:pPr>
      <w:bookmarkStart w:id="59" w:name="_Toc504230801"/>
      <w:r>
        <w:rPr>
          <w:rFonts w:hint="eastAsia"/>
          <w:sz w:val="21"/>
          <w:szCs w:val="21"/>
        </w:rPr>
        <w:t>红黑名单管理</w:t>
      </w:r>
      <w:bookmarkEnd w:id="58"/>
      <w:bookmarkEnd w:id="59"/>
    </w:p>
    <w:p>
      <w:pPr>
        <w:ind w:firstLine="422" w:firstLineChars="200"/>
        <w:rPr>
          <w:b/>
          <w:color w:val="FF0000"/>
          <w:sz w:val="21"/>
          <w:szCs w:val="21"/>
        </w:rPr>
      </w:pPr>
      <w:r>
        <w:rPr>
          <w:rFonts w:hint="eastAsia"/>
          <w:b/>
          <w:sz w:val="21"/>
          <w:szCs w:val="21"/>
        </w:rPr>
        <w:t>一、功能描述</w:t>
      </w:r>
    </w:p>
    <w:p>
      <w:pPr>
        <w:ind w:firstLine="420" w:firstLineChars="200"/>
        <w:rPr>
          <w:sz w:val="21"/>
          <w:szCs w:val="21"/>
          <w:lang w:val="zh-CN"/>
        </w:rPr>
      </w:pPr>
      <w:r>
        <w:rPr>
          <w:sz w:val="21"/>
          <w:szCs w:val="21"/>
          <w:lang w:val="zh-CN"/>
        </w:rPr>
        <w:t>不同的接入码有不同的黑名单，添加时支持按接入码（普卡、电商、金卡）</w:t>
      </w:r>
      <w:r>
        <w:rPr>
          <w:rFonts w:hint="eastAsia"/>
          <w:sz w:val="21"/>
          <w:szCs w:val="21"/>
          <w:lang w:val="zh-CN"/>
        </w:rPr>
        <w:t>，</w:t>
      </w:r>
      <w:r>
        <w:rPr>
          <w:rFonts w:hint="eastAsia"/>
          <w:sz w:val="21"/>
          <w:szCs w:val="21"/>
        </w:rPr>
        <w:t>生效的范围只是在该接入码中</w:t>
      </w:r>
      <w:r>
        <w:rPr>
          <w:rFonts w:hint="eastAsia"/>
          <w:sz w:val="21"/>
          <w:szCs w:val="21"/>
          <w:lang w:val="zh-CN"/>
        </w:rPr>
        <w:t>；</w:t>
      </w:r>
    </w:p>
    <w:p>
      <w:pPr>
        <w:ind w:left="420"/>
        <w:rPr>
          <w:b/>
          <w:sz w:val="21"/>
          <w:szCs w:val="21"/>
        </w:rPr>
      </w:pPr>
      <w:r>
        <w:rPr>
          <w:rFonts w:hint="eastAsia"/>
          <w:b/>
          <w:sz w:val="21"/>
          <w:szCs w:val="21"/>
        </w:rPr>
        <w:t>二、业务规则</w:t>
      </w:r>
    </w:p>
    <w:p>
      <w:pPr>
        <w:numPr>
          <w:ilvl w:val="0"/>
          <w:numId w:val="31"/>
        </w:numPr>
        <w:spacing w:after="0"/>
        <w:ind w:left="480" w:leftChars="200"/>
        <w:jc w:val="left"/>
        <w:rPr>
          <w:sz w:val="21"/>
          <w:szCs w:val="21"/>
        </w:rPr>
      </w:pPr>
      <w:r>
        <w:rPr>
          <w:rFonts w:hint="eastAsia"/>
          <w:sz w:val="21"/>
          <w:szCs w:val="21"/>
        </w:rPr>
        <w:t>不同的接入码有不同的黑名单，生效的范围只是在该接入码中；</w:t>
      </w:r>
    </w:p>
    <w:p>
      <w:pPr>
        <w:numPr>
          <w:ilvl w:val="0"/>
          <w:numId w:val="31"/>
        </w:numPr>
        <w:spacing w:after="0"/>
        <w:ind w:left="480" w:leftChars="200"/>
        <w:jc w:val="left"/>
        <w:rPr>
          <w:sz w:val="21"/>
          <w:szCs w:val="21"/>
        </w:rPr>
      </w:pPr>
      <w:r>
        <w:rPr>
          <w:sz w:val="21"/>
          <w:szCs w:val="21"/>
        </w:rPr>
        <w:t>若一个号码同时限制普卡、</w:t>
      </w:r>
      <w:r>
        <w:rPr>
          <w:rFonts w:hint="eastAsia"/>
          <w:sz w:val="21"/>
          <w:szCs w:val="21"/>
        </w:rPr>
        <w:t>金卡</w:t>
      </w:r>
      <w:r>
        <w:rPr>
          <w:sz w:val="21"/>
          <w:szCs w:val="21"/>
        </w:rPr>
        <w:t>和电商热线，产生一条记录即可；</w:t>
      </w:r>
    </w:p>
    <w:p>
      <w:pPr>
        <w:ind w:firstLine="422" w:firstLineChars="200"/>
        <w:rPr>
          <w:b/>
          <w:sz w:val="21"/>
          <w:szCs w:val="21"/>
        </w:rPr>
      </w:pPr>
      <w:r>
        <w:rPr>
          <w:rFonts w:hint="eastAsia"/>
          <w:b/>
          <w:sz w:val="21"/>
          <w:szCs w:val="21"/>
        </w:rPr>
        <w:t>三、页面原型</w:t>
      </w:r>
    </w:p>
    <w:p>
      <w:pPr>
        <w:pStyle w:val="12"/>
        <w:spacing w:line="360" w:lineRule="auto"/>
        <w:rPr>
          <w:szCs w:val="21"/>
          <w:lang w:eastAsia="zh-TW"/>
        </w:rPr>
      </w:pPr>
      <w:r>
        <w:rPr>
          <w:szCs w:val="21"/>
        </w:rPr>
        <w:t>1</w:t>
      </w:r>
      <w:r>
        <w:rPr>
          <w:rFonts w:hint="eastAsia"/>
          <w:szCs w:val="21"/>
          <w:lang w:eastAsia="zh-TW"/>
        </w:rPr>
        <w:t>、新增</w:t>
      </w:r>
      <w:r>
        <w:rPr>
          <w:rFonts w:hint="eastAsia"/>
          <w:szCs w:val="21"/>
        </w:rPr>
        <w:t>策略</w:t>
      </w:r>
      <w:r>
        <w:rPr>
          <w:rFonts w:hint="eastAsia"/>
          <w:szCs w:val="21"/>
          <w:lang w:eastAsia="zh-TW"/>
        </w:rPr>
        <w:t>界面如下所示：</w:t>
      </w:r>
    </w:p>
    <w:p>
      <w:pPr>
        <w:ind w:left="480" w:leftChars="200"/>
      </w:pPr>
      <w:r>
        <w:drawing>
          <wp:inline distT="0" distB="0" distL="0" distR="0">
            <wp:extent cx="5731510" cy="374078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0"/>
                    <a:stretch>
                      <a:fillRect/>
                    </a:stretch>
                  </pic:blipFill>
                  <pic:spPr>
                    <a:xfrm>
                      <a:off x="0" y="0"/>
                      <a:ext cx="5731510" cy="3740785"/>
                    </a:xfrm>
                    <a:prstGeom prst="rect">
                      <a:avLst/>
                    </a:prstGeom>
                  </pic:spPr>
                </pic:pic>
              </a:graphicData>
            </a:graphic>
          </wp:inline>
        </w:drawing>
      </w:r>
    </w:p>
    <w:p>
      <w:pPr>
        <w:pStyle w:val="12"/>
        <w:spacing w:line="360" w:lineRule="auto"/>
        <w:rPr>
          <w:szCs w:val="21"/>
        </w:rPr>
      </w:pPr>
      <w:r>
        <w:rPr>
          <w:rFonts w:hint="eastAsia"/>
          <w:szCs w:val="21"/>
        </w:rPr>
        <w:t>黑名单添加时，通过接入码的选择</w:t>
      </w:r>
      <w:r>
        <w:rPr>
          <w:rFonts w:hint="eastAsia"/>
          <w:szCs w:val="21"/>
          <w:lang w:eastAsia="zh-TW"/>
        </w:rPr>
        <w:t>可实现不同接入码有不同的黑名单</w:t>
      </w:r>
      <w:r>
        <w:rPr>
          <w:rFonts w:hint="eastAsia"/>
          <w:szCs w:val="21"/>
        </w:rPr>
        <w:t>。</w:t>
      </w:r>
    </w:p>
    <w:p>
      <w:pPr>
        <w:pStyle w:val="12"/>
        <w:spacing w:line="360" w:lineRule="auto"/>
        <w:rPr>
          <w:szCs w:val="21"/>
          <w:lang w:eastAsia="zh-TW"/>
        </w:rPr>
      </w:pPr>
      <w:r>
        <w:rPr>
          <w:rFonts w:hint="eastAsia"/>
          <w:szCs w:val="21"/>
        </w:rPr>
        <w:t>站点</w:t>
      </w:r>
      <w:r>
        <w:rPr>
          <w:szCs w:val="21"/>
        </w:rPr>
        <w:t>编号</w:t>
      </w:r>
      <w:r>
        <w:rPr>
          <w:rFonts w:hint="eastAsia"/>
          <w:szCs w:val="21"/>
        </w:rPr>
        <w:t>：普卡/金卡/电商，</w:t>
      </w:r>
      <w:r>
        <w:rPr>
          <w:szCs w:val="21"/>
        </w:rPr>
        <w:t>如果为普卡的黑名单客户在普卡号码生效</w:t>
      </w:r>
      <w:r>
        <w:rPr>
          <w:rFonts w:hint="eastAsia"/>
          <w:szCs w:val="21"/>
        </w:rPr>
        <w:t>。</w:t>
      </w:r>
    </w:p>
    <w:p>
      <w:pPr>
        <w:pStyle w:val="326"/>
        <w:spacing w:line="360" w:lineRule="auto"/>
        <w:ind w:left="420" w:firstLine="0" w:firstLineChars="0"/>
        <w:rPr>
          <w:rFonts w:ascii="宋体" w:hAnsi="宋体" w:eastAsia="宋体"/>
          <w:sz w:val="21"/>
          <w:szCs w:val="21"/>
          <w:lang w:val="zh-CN"/>
        </w:rPr>
      </w:pPr>
      <w:r>
        <w:rPr>
          <w:rFonts w:ascii="宋体" w:hAnsi="宋体" w:eastAsia="宋体"/>
          <w:sz w:val="21"/>
          <w:szCs w:val="21"/>
        </w:rPr>
        <w:t>2</w:t>
      </w:r>
      <w:r>
        <w:rPr>
          <w:rFonts w:hint="eastAsia" w:ascii="宋体" w:hAnsi="宋体" w:eastAsia="宋体"/>
          <w:sz w:val="21"/>
          <w:szCs w:val="21"/>
        </w:rPr>
        <w:t>、红黑名单管理可进行策略新增、修改、删除，名单管理、查看详情，界面如下图所示：</w:t>
      </w:r>
    </w:p>
    <w:p>
      <w:pPr>
        <w:pStyle w:val="12"/>
        <w:rPr>
          <w:szCs w:val="21"/>
        </w:rPr>
      </w:pPr>
      <w:r>
        <w:drawing>
          <wp:inline distT="0" distB="0" distL="0" distR="0">
            <wp:extent cx="5731510" cy="257619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1"/>
                    <a:stretch>
                      <a:fillRect/>
                    </a:stretch>
                  </pic:blipFill>
                  <pic:spPr>
                    <a:xfrm>
                      <a:off x="0" y="0"/>
                      <a:ext cx="5731510" cy="2576195"/>
                    </a:xfrm>
                    <a:prstGeom prst="rect">
                      <a:avLst/>
                    </a:prstGeom>
                  </pic:spPr>
                </pic:pic>
              </a:graphicData>
            </a:graphic>
          </wp:inline>
        </w:drawing>
      </w:r>
    </w:p>
    <w:p>
      <w:pPr>
        <w:pStyle w:val="12"/>
        <w:spacing w:line="360" w:lineRule="auto"/>
        <w:rPr>
          <w:szCs w:val="21"/>
          <w:lang w:eastAsia="zh-TW"/>
        </w:rPr>
      </w:pPr>
      <w:r>
        <w:rPr>
          <w:szCs w:val="21"/>
        </w:rPr>
        <w:t>3</w:t>
      </w:r>
      <w:r>
        <w:rPr>
          <w:rFonts w:hint="eastAsia"/>
          <w:szCs w:val="21"/>
          <w:lang w:eastAsia="zh-TW"/>
        </w:rPr>
        <w:t>、</w:t>
      </w:r>
      <w:r>
        <w:rPr>
          <w:rFonts w:hint="eastAsia"/>
          <w:szCs w:val="21"/>
        </w:rPr>
        <w:t>选中一条策略，点击“名单管理”，弹出名单明细界面，可在该界面中进行名单的增删改操作，</w:t>
      </w:r>
      <w:r>
        <w:rPr>
          <w:rFonts w:hint="eastAsia"/>
          <w:szCs w:val="21"/>
          <w:lang w:eastAsia="zh-TW"/>
        </w:rPr>
        <w:t>界面如下所示：</w:t>
      </w:r>
    </w:p>
    <w:p>
      <w:pPr>
        <w:pStyle w:val="12"/>
        <w:rPr>
          <w:szCs w:val="21"/>
        </w:rPr>
      </w:pPr>
      <w:r>
        <w:drawing>
          <wp:inline distT="0" distB="0" distL="0" distR="0">
            <wp:extent cx="5486400" cy="227393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32"/>
                    <a:stretch>
                      <a:fillRect/>
                    </a:stretch>
                  </pic:blipFill>
                  <pic:spPr>
                    <a:xfrm>
                      <a:off x="0" y="0"/>
                      <a:ext cx="5486400" cy="2273935"/>
                    </a:xfrm>
                    <a:prstGeom prst="rect">
                      <a:avLst/>
                    </a:prstGeom>
                  </pic:spPr>
                </pic:pic>
              </a:graphicData>
            </a:graphic>
          </wp:inline>
        </w:drawing>
      </w:r>
    </w:p>
    <w:p>
      <w:pPr>
        <w:pStyle w:val="12"/>
        <w:spacing w:line="36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名单状态</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未审核/审核</w:t>
      </w:r>
      <w:r>
        <w:rPr>
          <w:color w:val="000000" w:themeColor="text1"/>
          <w:szCs w:val="21"/>
          <w14:textFill>
            <w14:solidFill>
              <w14:schemeClr w14:val="tx1"/>
            </w14:solidFill>
          </w14:textFill>
        </w:rPr>
        <w:t>不通过</w:t>
      </w:r>
      <w:r>
        <w:rPr>
          <w:rFonts w:hint="eastAsia"/>
          <w:color w:val="000000" w:themeColor="text1"/>
          <w:szCs w:val="21"/>
          <w14:textFill>
            <w14:solidFill>
              <w14:schemeClr w14:val="tx1"/>
            </w14:solidFill>
          </w14:textFill>
        </w:rPr>
        <w:t>/启用（审核</w:t>
      </w:r>
      <w:r>
        <w:rPr>
          <w:color w:val="000000" w:themeColor="text1"/>
          <w:szCs w:val="21"/>
          <w14:textFill>
            <w14:solidFill>
              <w14:schemeClr w14:val="tx1"/>
            </w14:solidFill>
          </w14:textFill>
        </w:rPr>
        <w:t>通过的</w:t>
      </w:r>
      <w:r>
        <w:rPr>
          <w:rFonts w:hint="eastAsia"/>
          <w:color w:val="000000" w:themeColor="text1"/>
          <w:szCs w:val="21"/>
          <w14:textFill>
            <w14:solidFill>
              <w14:schemeClr w14:val="tx1"/>
            </w14:solidFill>
          </w14:textFill>
        </w:rPr>
        <w:t>）/停用（不在</w:t>
      </w:r>
      <w:r>
        <w:rPr>
          <w:color w:val="000000" w:themeColor="text1"/>
          <w:szCs w:val="21"/>
          <w14:textFill>
            <w14:solidFill>
              <w14:schemeClr w14:val="tx1"/>
            </w14:solidFill>
          </w14:textFill>
        </w:rPr>
        <w:t>有效期内</w:t>
      </w:r>
      <w:r>
        <w:rPr>
          <w:rFonts w:hint="eastAsia"/>
          <w:color w:val="000000" w:themeColor="text1"/>
          <w:szCs w:val="21"/>
          <w14:textFill>
            <w14:solidFill>
              <w14:schemeClr w14:val="tx1"/>
            </w14:solidFill>
          </w14:textFill>
        </w:rPr>
        <w:t>）</w:t>
      </w:r>
    </w:p>
    <w:p>
      <w:pPr>
        <w:pStyle w:val="12"/>
        <w:spacing w:line="360" w:lineRule="auto"/>
        <w:rPr>
          <w:szCs w:val="21"/>
        </w:rPr>
      </w:pPr>
      <w:r>
        <w:rPr>
          <w:rFonts w:hint="eastAsia"/>
          <w:szCs w:val="21"/>
        </w:rPr>
        <w:t>4、点击</w:t>
      </w:r>
      <w:r>
        <w:rPr>
          <w:szCs w:val="21"/>
        </w:rPr>
        <w:t>“</w:t>
      </w:r>
      <w:r>
        <w:rPr>
          <w:rFonts w:hint="eastAsia"/>
          <w:szCs w:val="21"/>
        </w:rPr>
        <w:t>新增</w:t>
      </w:r>
      <w:r>
        <w:rPr>
          <w:szCs w:val="21"/>
        </w:rPr>
        <w:t>”</w:t>
      </w:r>
      <w:r>
        <w:rPr>
          <w:rFonts w:hint="eastAsia"/>
          <w:szCs w:val="21"/>
        </w:rPr>
        <w:t>按钮</w:t>
      </w:r>
      <w:r>
        <w:rPr>
          <w:szCs w:val="21"/>
        </w:rPr>
        <w:t>，弹出</w:t>
      </w:r>
      <w:r>
        <w:rPr>
          <w:rFonts w:hint="eastAsia"/>
          <w:szCs w:val="21"/>
        </w:rPr>
        <w:t>新增</w:t>
      </w:r>
      <w:r>
        <w:rPr>
          <w:szCs w:val="21"/>
        </w:rPr>
        <w:t>名单界面</w:t>
      </w:r>
      <w:r>
        <w:rPr>
          <w:rFonts w:hint="eastAsia"/>
          <w:szCs w:val="21"/>
        </w:rPr>
        <w:t>如下</w:t>
      </w:r>
      <w:r>
        <w:rPr>
          <w:szCs w:val="21"/>
        </w:rPr>
        <w:t>所示：</w:t>
      </w:r>
    </w:p>
    <w:p>
      <w:pPr>
        <w:pStyle w:val="12"/>
        <w:rPr>
          <w:szCs w:val="21"/>
        </w:rPr>
      </w:pPr>
      <w:r>
        <w:drawing>
          <wp:inline distT="0" distB="0" distL="0" distR="0">
            <wp:extent cx="5731510" cy="2245360"/>
            <wp:effectExtent l="0" t="0" r="254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3"/>
                    <a:stretch>
                      <a:fillRect/>
                    </a:stretch>
                  </pic:blipFill>
                  <pic:spPr>
                    <a:xfrm>
                      <a:off x="0" y="0"/>
                      <a:ext cx="5731510" cy="2245360"/>
                    </a:xfrm>
                    <a:prstGeom prst="rect">
                      <a:avLst/>
                    </a:prstGeom>
                  </pic:spPr>
                </pic:pic>
              </a:graphicData>
            </a:graphic>
          </wp:inline>
        </w:drawing>
      </w:r>
    </w:p>
    <w:p>
      <w:pPr>
        <w:pStyle w:val="12"/>
        <w:spacing w:line="360" w:lineRule="auto"/>
        <w:rPr>
          <w:color w:val="FF0000"/>
          <w:szCs w:val="21"/>
        </w:rPr>
      </w:pPr>
      <w:r>
        <w:rPr>
          <w:rFonts w:hint="eastAsia"/>
          <w:color w:val="FF0000"/>
          <w:szCs w:val="21"/>
        </w:rPr>
        <w:t>注：</w:t>
      </w:r>
      <w:r>
        <w:rPr>
          <w:color w:val="FF0000"/>
          <w:szCs w:val="21"/>
        </w:rPr>
        <w:t>目前</w:t>
      </w:r>
      <w:r>
        <w:rPr>
          <w:rFonts w:hint="eastAsia"/>
          <w:color w:val="FF0000"/>
          <w:szCs w:val="21"/>
        </w:rPr>
        <w:t>只</w:t>
      </w:r>
      <w:r>
        <w:rPr>
          <w:color w:val="FF0000"/>
          <w:szCs w:val="21"/>
        </w:rPr>
        <w:t>需要支持按号码进行</w:t>
      </w:r>
      <w:r>
        <w:rPr>
          <w:rFonts w:hint="eastAsia"/>
          <w:color w:val="FF0000"/>
          <w:szCs w:val="21"/>
        </w:rPr>
        <w:t>单个</w:t>
      </w:r>
      <w:r>
        <w:rPr>
          <w:color w:val="FF0000"/>
          <w:szCs w:val="21"/>
        </w:rPr>
        <w:t>或批量添加</w:t>
      </w:r>
    </w:p>
    <w:p>
      <w:pPr>
        <w:pStyle w:val="4"/>
        <w:numPr>
          <w:ilvl w:val="2"/>
          <w:numId w:val="13"/>
        </w:numPr>
        <w:tabs>
          <w:tab w:val="left" w:pos="1080"/>
        </w:tabs>
        <w:spacing w:before="240" w:after="240" w:line="240" w:lineRule="auto"/>
        <w:jc w:val="left"/>
        <w:rPr>
          <w:sz w:val="21"/>
          <w:szCs w:val="21"/>
        </w:rPr>
      </w:pPr>
      <w:bookmarkStart w:id="60" w:name="_Toc504230802"/>
      <w:r>
        <w:rPr>
          <w:rFonts w:hint="eastAsia"/>
          <w:sz w:val="21"/>
          <w:szCs w:val="21"/>
        </w:rPr>
        <w:t>红黑名单审核</w:t>
      </w:r>
      <w:bookmarkEnd w:id="60"/>
    </w:p>
    <w:p>
      <w:pPr>
        <w:ind w:firstLine="422" w:firstLineChars="200"/>
        <w:rPr>
          <w:b/>
          <w:sz w:val="21"/>
          <w:szCs w:val="21"/>
        </w:rPr>
      </w:pPr>
      <w:r>
        <w:rPr>
          <w:rFonts w:hint="eastAsia"/>
          <w:b/>
          <w:sz w:val="21"/>
          <w:szCs w:val="21"/>
        </w:rPr>
        <w:t>一、功能描述</w:t>
      </w:r>
    </w:p>
    <w:p>
      <w:pPr>
        <w:ind w:left="420"/>
        <w:rPr>
          <w:sz w:val="21"/>
          <w:szCs w:val="21"/>
          <w:lang w:val="zh-CN"/>
        </w:rPr>
      </w:pPr>
      <w:r>
        <w:rPr>
          <w:rFonts w:hint="eastAsia"/>
          <w:sz w:val="21"/>
          <w:szCs w:val="21"/>
          <w:lang w:val="zh-CN"/>
        </w:rPr>
        <w:t>针对添加为黑名单的号码进行审核操作。</w:t>
      </w:r>
    </w:p>
    <w:p>
      <w:pPr>
        <w:ind w:left="420"/>
        <w:rPr>
          <w:b/>
          <w:sz w:val="21"/>
          <w:szCs w:val="21"/>
        </w:rPr>
      </w:pPr>
      <w:r>
        <w:rPr>
          <w:rFonts w:hint="eastAsia"/>
          <w:b/>
          <w:sz w:val="21"/>
          <w:szCs w:val="21"/>
        </w:rPr>
        <w:t>二、业务规则</w:t>
      </w:r>
    </w:p>
    <w:p>
      <w:pPr>
        <w:numPr>
          <w:ilvl w:val="0"/>
          <w:numId w:val="32"/>
        </w:numPr>
        <w:spacing w:after="0"/>
        <w:ind w:left="480" w:leftChars="200"/>
        <w:jc w:val="left"/>
        <w:rPr>
          <w:sz w:val="21"/>
          <w:szCs w:val="21"/>
        </w:rPr>
      </w:pPr>
      <w:r>
        <w:rPr>
          <w:rFonts w:hint="eastAsia"/>
          <w:sz w:val="21"/>
          <w:szCs w:val="21"/>
        </w:rPr>
        <w:t>该界面显示的都是待审核的数据</w:t>
      </w:r>
    </w:p>
    <w:p>
      <w:pPr>
        <w:numPr>
          <w:ilvl w:val="0"/>
          <w:numId w:val="32"/>
        </w:numPr>
        <w:spacing w:after="0"/>
        <w:ind w:left="480" w:leftChars="200"/>
        <w:jc w:val="left"/>
        <w:rPr>
          <w:sz w:val="21"/>
          <w:szCs w:val="21"/>
        </w:rPr>
      </w:pPr>
      <w:r>
        <w:rPr>
          <w:rFonts w:hint="eastAsia"/>
          <w:sz w:val="21"/>
          <w:szCs w:val="21"/>
          <w:lang w:val="zh-CN"/>
        </w:rPr>
        <w:t>名单审核通过之后才会正式生效，</w:t>
      </w:r>
      <w:r>
        <w:rPr>
          <w:rFonts w:hint="eastAsia"/>
          <w:sz w:val="21"/>
          <w:szCs w:val="21"/>
        </w:rPr>
        <w:t>有效天数的开始时间是从审核通过后开始生效；</w:t>
      </w:r>
    </w:p>
    <w:p>
      <w:pPr>
        <w:numPr>
          <w:ilvl w:val="0"/>
          <w:numId w:val="32"/>
        </w:numPr>
        <w:spacing w:after="0"/>
        <w:ind w:left="480" w:leftChars="200"/>
        <w:jc w:val="left"/>
        <w:rPr>
          <w:sz w:val="21"/>
          <w:szCs w:val="21"/>
        </w:rPr>
      </w:pPr>
      <w:r>
        <w:rPr>
          <w:rFonts w:hint="eastAsia"/>
          <w:sz w:val="21"/>
          <w:szCs w:val="21"/>
        </w:rPr>
        <w:t>黑名单审核有菜单权限控制，有该菜单的华为员工才可进行审核操作，但不需要进行数据权限控制；</w:t>
      </w:r>
    </w:p>
    <w:p>
      <w:pPr>
        <w:ind w:firstLine="422" w:firstLineChars="200"/>
        <w:rPr>
          <w:b/>
          <w:sz w:val="21"/>
          <w:szCs w:val="21"/>
        </w:rPr>
      </w:pPr>
      <w:r>
        <w:rPr>
          <w:rFonts w:hint="eastAsia"/>
          <w:b/>
          <w:sz w:val="21"/>
          <w:szCs w:val="21"/>
        </w:rPr>
        <w:t>三、页面原型</w:t>
      </w:r>
    </w:p>
    <w:p>
      <w:pPr>
        <w:pStyle w:val="12"/>
        <w:spacing w:line="360" w:lineRule="auto"/>
        <w:rPr>
          <w:szCs w:val="21"/>
        </w:rPr>
      </w:pPr>
      <w:r>
        <w:rPr>
          <w:rFonts w:hint="eastAsia"/>
          <w:szCs w:val="21"/>
        </w:rPr>
        <w:t>【红黑名单审核】界面如下图所示：</w:t>
      </w:r>
    </w:p>
    <w:p>
      <w:pPr>
        <w:pStyle w:val="12"/>
        <w:spacing w:line="360" w:lineRule="auto"/>
        <w:rPr>
          <w:szCs w:val="21"/>
        </w:rPr>
      </w:pPr>
      <w:r>
        <w:rPr>
          <w:rFonts w:hint="eastAsia"/>
          <w:szCs w:val="21"/>
        </w:rPr>
        <w:drawing>
          <wp:inline distT="0" distB="0" distL="0" distR="0">
            <wp:extent cx="5731510" cy="2415540"/>
            <wp:effectExtent l="0" t="0" r="2540" b="381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pPr>
        <w:pStyle w:val="12"/>
        <w:spacing w:line="360" w:lineRule="auto"/>
        <w:rPr>
          <w:szCs w:val="21"/>
        </w:rPr>
      </w:pPr>
      <w:r>
        <w:rPr>
          <w:rFonts w:hint="eastAsia"/>
          <w:szCs w:val="21"/>
        </w:rPr>
        <w:t>点击“审核”后，可选择是否审核通过，并填写审核意见，界面如下所示：</w:t>
      </w:r>
    </w:p>
    <w:p>
      <w:pPr>
        <w:pStyle w:val="12"/>
        <w:spacing w:line="360" w:lineRule="auto"/>
        <w:rPr>
          <w:szCs w:val="21"/>
        </w:rPr>
      </w:pPr>
      <w:r>
        <w:drawing>
          <wp:inline distT="0" distB="0" distL="0" distR="0">
            <wp:extent cx="5486400" cy="221488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35"/>
                    <a:stretch>
                      <a:fillRect/>
                    </a:stretch>
                  </pic:blipFill>
                  <pic:spPr>
                    <a:xfrm>
                      <a:off x="0" y="0"/>
                      <a:ext cx="5486400" cy="2214880"/>
                    </a:xfrm>
                    <a:prstGeom prst="rect">
                      <a:avLst/>
                    </a:prstGeom>
                  </pic:spPr>
                </pic:pic>
              </a:graphicData>
            </a:graphic>
          </wp:inline>
        </w:drawing>
      </w:r>
    </w:p>
    <w:p>
      <w:pPr>
        <w:pStyle w:val="12"/>
        <w:spacing w:line="360" w:lineRule="auto"/>
        <w:rPr>
          <w:szCs w:val="21"/>
        </w:rPr>
      </w:pPr>
      <w:r>
        <w:rPr>
          <w:rFonts w:hint="eastAsia"/>
          <w:szCs w:val="21"/>
        </w:rPr>
        <w:t>列表中“控制策略”可点击查看策略详情，界面如下所示：</w:t>
      </w:r>
    </w:p>
    <w:p>
      <w:pPr>
        <w:pStyle w:val="12"/>
        <w:spacing w:line="360" w:lineRule="auto"/>
        <w:rPr>
          <w:szCs w:val="21"/>
        </w:rPr>
      </w:pPr>
      <w:r>
        <w:drawing>
          <wp:inline distT="0" distB="0" distL="0" distR="0">
            <wp:extent cx="5485130" cy="3571240"/>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5485715" cy="3571429"/>
                    </a:xfrm>
                    <a:prstGeom prst="rect">
                      <a:avLst/>
                    </a:prstGeom>
                  </pic:spPr>
                </pic:pic>
              </a:graphicData>
            </a:graphic>
          </wp:inline>
        </w:drawing>
      </w:r>
    </w:p>
    <w:p>
      <w:pPr>
        <w:pStyle w:val="4"/>
        <w:numPr>
          <w:ilvl w:val="2"/>
          <w:numId w:val="13"/>
        </w:numPr>
        <w:tabs>
          <w:tab w:val="left" w:pos="1080"/>
        </w:tabs>
        <w:spacing w:before="240" w:after="240" w:line="240" w:lineRule="auto"/>
        <w:jc w:val="left"/>
        <w:rPr>
          <w:sz w:val="21"/>
          <w:szCs w:val="21"/>
        </w:rPr>
      </w:pPr>
      <w:bookmarkStart w:id="61" w:name="_Toc504230803"/>
      <w:r>
        <w:rPr>
          <w:rFonts w:hint="eastAsia"/>
          <w:sz w:val="21"/>
          <w:szCs w:val="21"/>
        </w:rPr>
        <w:t>重复来电查询</w:t>
      </w:r>
      <w:bookmarkEnd w:id="61"/>
    </w:p>
    <w:p>
      <w:pPr>
        <w:ind w:firstLine="422" w:firstLineChars="200"/>
        <w:rPr>
          <w:b/>
          <w:sz w:val="21"/>
          <w:szCs w:val="21"/>
        </w:rPr>
      </w:pPr>
      <w:r>
        <w:rPr>
          <w:rFonts w:hint="eastAsia"/>
          <w:b/>
          <w:sz w:val="21"/>
          <w:szCs w:val="21"/>
        </w:rPr>
        <w:t>一、功能描述</w:t>
      </w:r>
    </w:p>
    <w:p>
      <w:pPr>
        <w:numPr>
          <w:ilvl w:val="0"/>
          <w:numId w:val="33"/>
        </w:numPr>
        <w:spacing w:after="0"/>
        <w:jc w:val="left"/>
        <w:rPr>
          <w:color w:val="000000"/>
          <w:sz w:val="21"/>
          <w:szCs w:val="21"/>
        </w:rPr>
      </w:pPr>
      <w:r>
        <w:rPr>
          <w:rFonts w:hint="eastAsia"/>
          <w:color w:val="000000"/>
          <w:sz w:val="21"/>
          <w:szCs w:val="21"/>
        </w:rPr>
        <w:t>可根据号码、时间段查询该号码这段时间内重复来电次数；</w:t>
      </w:r>
    </w:p>
    <w:p>
      <w:pPr>
        <w:numPr>
          <w:ilvl w:val="0"/>
          <w:numId w:val="33"/>
        </w:numPr>
        <w:spacing w:after="0"/>
        <w:jc w:val="left"/>
        <w:rPr>
          <w:color w:val="000000"/>
          <w:sz w:val="21"/>
          <w:szCs w:val="21"/>
        </w:rPr>
      </w:pPr>
      <w:r>
        <w:rPr>
          <w:rFonts w:hint="eastAsia"/>
          <w:color w:val="000000"/>
          <w:sz w:val="21"/>
          <w:szCs w:val="21"/>
        </w:rPr>
        <w:t>可根据某一段时间内的不同重复来电次数；</w:t>
      </w:r>
    </w:p>
    <w:p>
      <w:pPr>
        <w:numPr>
          <w:ilvl w:val="0"/>
          <w:numId w:val="33"/>
        </w:numPr>
        <w:spacing w:after="0"/>
        <w:jc w:val="left"/>
        <w:rPr>
          <w:color w:val="000000"/>
          <w:sz w:val="21"/>
          <w:szCs w:val="21"/>
        </w:rPr>
      </w:pPr>
      <w:r>
        <w:rPr>
          <w:rFonts w:hint="eastAsia"/>
          <w:color w:val="000000"/>
          <w:sz w:val="21"/>
          <w:szCs w:val="21"/>
        </w:rPr>
        <w:t>可支持支持一键提交黑名单；</w:t>
      </w:r>
    </w:p>
    <w:p>
      <w:pPr>
        <w:numPr>
          <w:ilvl w:val="0"/>
          <w:numId w:val="33"/>
        </w:numPr>
        <w:spacing w:after="0"/>
        <w:jc w:val="left"/>
        <w:rPr>
          <w:color w:val="000000"/>
          <w:sz w:val="21"/>
          <w:szCs w:val="21"/>
        </w:rPr>
      </w:pPr>
      <w:r>
        <w:rPr>
          <w:rFonts w:hint="eastAsia"/>
          <w:color w:val="000000"/>
          <w:sz w:val="21"/>
          <w:szCs w:val="21"/>
        </w:rPr>
        <w:t>点击“重复次数”可查看每次来电的明细情况，包括时间及原因等信息；</w:t>
      </w:r>
    </w:p>
    <w:p>
      <w:pPr>
        <w:ind w:firstLine="422" w:firstLineChars="200"/>
        <w:rPr>
          <w:b/>
          <w:color w:val="FF0000"/>
          <w:sz w:val="21"/>
          <w:szCs w:val="21"/>
        </w:rPr>
      </w:pPr>
      <w:r>
        <w:rPr>
          <w:rFonts w:hint="eastAsia"/>
          <w:b/>
          <w:sz w:val="21"/>
          <w:szCs w:val="21"/>
        </w:rPr>
        <w:t>二、业务规则</w:t>
      </w:r>
    </w:p>
    <w:p>
      <w:pPr>
        <w:ind w:firstLine="420" w:firstLineChars="200"/>
        <w:rPr>
          <w:sz w:val="21"/>
          <w:szCs w:val="21"/>
        </w:rPr>
      </w:pPr>
      <w:r>
        <w:rPr>
          <w:rFonts w:hint="eastAsia"/>
          <w:sz w:val="21"/>
          <w:szCs w:val="21"/>
        </w:rPr>
        <w:t>重复来电定义：来电次数在两次及以上的；</w:t>
      </w:r>
    </w:p>
    <w:p>
      <w:pPr>
        <w:ind w:firstLine="422" w:firstLineChars="200"/>
        <w:rPr>
          <w:b/>
          <w:sz w:val="21"/>
          <w:szCs w:val="21"/>
        </w:rPr>
      </w:pPr>
      <w:r>
        <w:rPr>
          <w:rFonts w:hint="eastAsia"/>
          <w:b/>
          <w:sz w:val="21"/>
          <w:szCs w:val="21"/>
        </w:rPr>
        <w:t>三、页面原型</w:t>
      </w:r>
    </w:p>
    <w:p>
      <w:pPr>
        <w:pStyle w:val="17"/>
        <w:spacing w:line="360" w:lineRule="auto"/>
        <w:ind w:firstLine="315" w:firstLineChars="150"/>
        <w:rPr>
          <w:szCs w:val="21"/>
        </w:rPr>
      </w:pPr>
      <w:r>
        <w:rPr>
          <w:rFonts w:hint="eastAsia"/>
          <w:szCs w:val="21"/>
        </w:rPr>
        <w:t>【重复来电查询】界面如下图所示：</w:t>
      </w:r>
    </w:p>
    <w:p>
      <w:pPr>
        <w:pStyle w:val="12"/>
        <w:ind w:left="360" w:leftChars="150" w:firstLine="0" w:firstLineChars="0"/>
        <w:rPr>
          <w:szCs w:val="21"/>
          <w:lang w:eastAsia="zh-TW"/>
        </w:rPr>
      </w:pPr>
      <w:r>
        <w:drawing>
          <wp:inline distT="0" distB="0" distL="0" distR="0">
            <wp:extent cx="5731510" cy="2309495"/>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7"/>
                    <a:stretch>
                      <a:fillRect/>
                    </a:stretch>
                  </pic:blipFill>
                  <pic:spPr>
                    <a:xfrm>
                      <a:off x="0" y="0"/>
                      <a:ext cx="5731510" cy="2309495"/>
                    </a:xfrm>
                    <a:prstGeom prst="rect">
                      <a:avLst/>
                    </a:prstGeom>
                  </pic:spPr>
                </pic:pic>
              </a:graphicData>
            </a:graphic>
          </wp:inline>
        </w:drawing>
      </w:r>
    </w:p>
    <w:p>
      <w:pPr>
        <w:numPr>
          <w:ilvl w:val="0"/>
          <w:numId w:val="34"/>
        </w:numPr>
        <w:spacing w:after="0"/>
        <w:jc w:val="left"/>
        <w:rPr>
          <w:color w:val="000000"/>
          <w:sz w:val="21"/>
          <w:szCs w:val="21"/>
        </w:rPr>
      </w:pPr>
      <w:r>
        <w:rPr>
          <w:rFonts w:hint="eastAsia"/>
          <w:color w:val="000000"/>
          <w:sz w:val="21"/>
          <w:szCs w:val="21"/>
        </w:rPr>
        <w:t>点击</w:t>
      </w:r>
      <w:r>
        <w:drawing>
          <wp:inline distT="0" distB="0" distL="0" distR="0">
            <wp:extent cx="418465" cy="266065"/>
            <wp:effectExtent l="0" t="0" r="635"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8"/>
                    <a:stretch>
                      <a:fillRect/>
                    </a:stretch>
                  </pic:blipFill>
                  <pic:spPr>
                    <a:xfrm>
                      <a:off x="0" y="0"/>
                      <a:ext cx="419048" cy="266667"/>
                    </a:xfrm>
                    <a:prstGeom prst="rect">
                      <a:avLst/>
                    </a:prstGeom>
                  </pic:spPr>
                </pic:pic>
              </a:graphicData>
            </a:graphic>
          </wp:inline>
        </w:drawing>
      </w:r>
      <w:r>
        <w:rPr>
          <w:rFonts w:hint="eastAsia"/>
          <w:color w:val="000000"/>
          <w:sz w:val="21"/>
          <w:szCs w:val="21"/>
        </w:rPr>
        <w:t>可导出查询结果，该</w:t>
      </w:r>
      <w:r>
        <w:rPr>
          <w:color w:val="000000"/>
          <w:sz w:val="21"/>
          <w:szCs w:val="21"/>
        </w:rPr>
        <w:t>按钮</w:t>
      </w:r>
      <w:r>
        <w:rPr>
          <w:rFonts w:hint="eastAsia"/>
          <w:color w:val="000000"/>
          <w:sz w:val="21"/>
          <w:szCs w:val="21"/>
        </w:rPr>
        <w:t>可</w:t>
      </w:r>
      <w:r>
        <w:rPr>
          <w:color w:val="000000"/>
          <w:sz w:val="21"/>
          <w:szCs w:val="21"/>
        </w:rPr>
        <w:t>通过</w:t>
      </w:r>
      <w:r>
        <w:rPr>
          <w:rFonts w:hint="eastAsia"/>
          <w:color w:val="000000"/>
          <w:sz w:val="21"/>
          <w:szCs w:val="21"/>
        </w:rPr>
        <w:t>权限控制是否</w:t>
      </w:r>
      <w:r>
        <w:rPr>
          <w:color w:val="000000"/>
          <w:sz w:val="21"/>
          <w:szCs w:val="21"/>
        </w:rPr>
        <w:t>显示</w:t>
      </w:r>
      <w:r>
        <w:rPr>
          <w:rFonts w:hint="eastAsia"/>
          <w:color w:val="000000"/>
          <w:sz w:val="21"/>
          <w:szCs w:val="21"/>
        </w:rPr>
        <w:t>，</w:t>
      </w:r>
      <w:r>
        <w:rPr>
          <w:color w:val="000000"/>
          <w:sz w:val="21"/>
          <w:szCs w:val="21"/>
        </w:rPr>
        <w:t>默认普通坐席是无权限进行导出</w:t>
      </w:r>
      <w:r>
        <w:rPr>
          <w:rFonts w:hint="eastAsia"/>
          <w:color w:val="000000"/>
          <w:sz w:val="21"/>
          <w:szCs w:val="21"/>
        </w:rPr>
        <w:t>操作</w:t>
      </w:r>
      <w:r>
        <w:rPr>
          <w:color w:val="000000"/>
          <w:sz w:val="21"/>
          <w:szCs w:val="21"/>
        </w:rPr>
        <w:t>的</w:t>
      </w:r>
      <w:r>
        <w:rPr>
          <w:rFonts w:hint="eastAsia"/>
          <w:color w:val="000000"/>
          <w:sz w:val="21"/>
          <w:szCs w:val="21"/>
        </w:rPr>
        <w:t>；</w:t>
      </w:r>
    </w:p>
    <w:p>
      <w:pPr>
        <w:numPr>
          <w:ilvl w:val="0"/>
          <w:numId w:val="34"/>
        </w:numPr>
        <w:spacing w:after="0"/>
        <w:jc w:val="left"/>
        <w:rPr>
          <w:color w:val="000000"/>
          <w:sz w:val="21"/>
          <w:szCs w:val="21"/>
        </w:rPr>
      </w:pPr>
      <w:r>
        <w:rPr>
          <w:color w:val="000000"/>
          <w:sz w:val="21"/>
          <w:szCs w:val="21"/>
        </w:rPr>
        <w:t>“</w:t>
      </w:r>
      <w:r>
        <w:rPr>
          <w:rFonts w:hint="eastAsia"/>
          <w:color w:val="000000"/>
          <w:sz w:val="21"/>
          <w:szCs w:val="21"/>
        </w:rPr>
        <w:t>添加至</w:t>
      </w:r>
      <w:r>
        <w:rPr>
          <w:color w:val="000000"/>
          <w:sz w:val="21"/>
          <w:szCs w:val="21"/>
        </w:rPr>
        <w:t>黑名单”</w:t>
      </w:r>
      <w:r>
        <w:rPr>
          <w:rFonts w:hint="eastAsia"/>
          <w:color w:val="000000"/>
          <w:sz w:val="21"/>
          <w:szCs w:val="21"/>
        </w:rPr>
        <w:t>，</w:t>
      </w:r>
      <w:r>
        <w:rPr>
          <w:color w:val="000000"/>
          <w:sz w:val="21"/>
          <w:szCs w:val="21"/>
        </w:rPr>
        <w:t>该列</w:t>
      </w:r>
      <w:r>
        <w:rPr>
          <w:rFonts w:hint="eastAsia"/>
          <w:color w:val="000000"/>
          <w:sz w:val="21"/>
          <w:szCs w:val="21"/>
        </w:rPr>
        <w:t>可通过</w:t>
      </w:r>
      <w:r>
        <w:rPr>
          <w:color w:val="000000"/>
          <w:sz w:val="21"/>
          <w:szCs w:val="21"/>
        </w:rPr>
        <w:t>权限控制是否显示</w:t>
      </w:r>
      <w:r>
        <w:rPr>
          <w:rFonts w:hint="eastAsia"/>
          <w:color w:val="000000"/>
          <w:sz w:val="21"/>
          <w:szCs w:val="21"/>
        </w:rPr>
        <w:t>，</w:t>
      </w:r>
      <w:r>
        <w:rPr>
          <w:color w:val="000000"/>
          <w:sz w:val="21"/>
          <w:szCs w:val="21"/>
        </w:rPr>
        <w:t>默认普通坐席是无权限进行添加</w:t>
      </w:r>
      <w:r>
        <w:rPr>
          <w:rFonts w:hint="eastAsia"/>
          <w:color w:val="000000"/>
          <w:sz w:val="21"/>
          <w:szCs w:val="21"/>
        </w:rPr>
        <w:t>黑名单操作</w:t>
      </w:r>
      <w:r>
        <w:rPr>
          <w:color w:val="000000"/>
          <w:sz w:val="21"/>
          <w:szCs w:val="21"/>
        </w:rPr>
        <w:t>的</w:t>
      </w:r>
      <w:r>
        <w:rPr>
          <w:rFonts w:hint="eastAsia"/>
          <w:color w:val="000000"/>
          <w:sz w:val="21"/>
          <w:szCs w:val="21"/>
        </w:rPr>
        <w:t>；</w:t>
      </w:r>
    </w:p>
    <w:p>
      <w:pPr>
        <w:pStyle w:val="12"/>
        <w:numPr>
          <w:ilvl w:val="0"/>
          <w:numId w:val="35"/>
        </w:numPr>
        <w:spacing w:line="360" w:lineRule="auto"/>
        <w:ind w:firstLineChars="0"/>
        <w:rPr>
          <w:szCs w:val="21"/>
        </w:rPr>
      </w:pPr>
      <w:r>
        <w:rPr>
          <w:rFonts w:hint="eastAsia"/>
          <w:szCs w:val="21"/>
        </w:rPr>
        <w:t>平均通话时长：这个客户所有重复来电中求平均；</w:t>
      </w:r>
      <w:r>
        <w:rPr>
          <w:szCs w:val="21"/>
        </w:rPr>
        <w:t xml:space="preserve">  </w:t>
      </w:r>
    </w:p>
    <w:p>
      <w:pPr>
        <w:pStyle w:val="12"/>
        <w:numPr>
          <w:ilvl w:val="0"/>
          <w:numId w:val="35"/>
        </w:numPr>
        <w:spacing w:line="360" w:lineRule="auto"/>
        <w:ind w:firstLineChars="0"/>
        <w:rPr>
          <w:szCs w:val="21"/>
        </w:rPr>
      </w:pPr>
      <w:r>
        <w:rPr>
          <w:rFonts w:hint="eastAsia"/>
          <w:szCs w:val="21"/>
        </w:rPr>
        <w:t>最长通话时长：这个客户所有重复来电中取最长的；</w:t>
      </w:r>
    </w:p>
    <w:p>
      <w:pPr>
        <w:numPr>
          <w:ilvl w:val="0"/>
          <w:numId w:val="35"/>
        </w:numPr>
        <w:spacing w:after="0"/>
        <w:jc w:val="left"/>
        <w:rPr>
          <w:color w:val="000000"/>
          <w:sz w:val="21"/>
          <w:szCs w:val="21"/>
        </w:rPr>
      </w:pPr>
      <w:r>
        <w:rPr>
          <w:rFonts w:hint="eastAsia"/>
          <w:color w:val="000000"/>
          <w:sz w:val="21"/>
          <w:szCs w:val="21"/>
        </w:rPr>
        <w:t>满意率</w:t>
      </w:r>
      <w:r>
        <w:rPr>
          <w:color w:val="000000"/>
          <w:sz w:val="21"/>
          <w:szCs w:val="21"/>
        </w:rPr>
        <w:t>=（满意+非常满意）/参评次数；</w:t>
      </w:r>
    </w:p>
    <w:p>
      <w:pPr>
        <w:pStyle w:val="12"/>
        <w:spacing w:line="360" w:lineRule="auto"/>
        <w:ind w:left="360" w:leftChars="150" w:firstLine="0" w:firstLineChars="0"/>
        <w:rPr>
          <w:szCs w:val="21"/>
        </w:rPr>
      </w:pPr>
      <w:r>
        <w:rPr>
          <w:rFonts w:hint="eastAsia"/>
          <w:szCs w:val="21"/>
        </w:rPr>
        <w:t>点击“重复次数”后弹出的明细界面如下所示：</w:t>
      </w:r>
    </w:p>
    <w:p>
      <w:pPr>
        <w:pStyle w:val="12"/>
        <w:spacing w:line="360" w:lineRule="auto"/>
        <w:ind w:firstLine="0" w:firstLineChars="0"/>
        <w:rPr>
          <w:szCs w:val="21"/>
        </w:rPr>
      </w:pPr>
    </w:p>
    <w:p>
      <w:pPr>
        <w:pStyle w:val="12"/>
        <w:spacing w:line="360" w:lineRule="auto"/>
        <w:ind w:left="360" w:leftChars="150" w:firstLine="0" w:firstLineChars="0"/>
        <w:rPr>
          <w:szCs w:val="21"/>
          <w:lang w:eastAsia="zh-TW"/>
        </w:rPr>
      </w:pPr>
      <w:r>
        <w:drawing>
          <wp:inline distT="0" distB="0" distL="0" distR="0">
            <wp:extent cx="5731510" cy="4166870"/>
            <wp:effectExtent l="0" t="0" r="2540" b="508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39"/>
                    <a:stretch>
                      <a:fillRect/>
                    </a:stretch>
                  </pic:blipFill>
                  <pic:spPr>
                    <a:xfrm>
                      <a:off x="0" y="0"/>
                      <a:ext cx="5731510" cy="4166870"/>
                    </a:xfrm>
                    <a:prstGeom prst="rect">
                      <a:avLst/>
                    </a:prstGeom>
                  </pic:spPr>
                </pic:pic>
              </a:graphicData>
            </a:graphic>
          </wp:inline>
        </w:drawing>
      </w:r>
    </w:p>
    <w:p>
      <w:pPr>
        <w:ind w:firstLine="420" w:firstLineChars="200"/>
        <w:rPr>
          <w:color w:val="000000"/>
          <w:sz w:val="21"/>
          <w:szCs w:val="21"/>
        </w:rPr>
      </w:pPr>
      <w:r>
        <w:rPr>
          <w:rFonts w:hint="eastAsia"/>
          <w:color w:val="000000"/>
          <w:sz w:val="21"/>
          <w:szCs w:val="21"/>
        </w:rPr>
        <w:t>点击</w:t>
      </w:r>
      <w:r>
        <w:drawing>
          <wp:inline distT="0" distB="0" distL="0" distR="0">
            <wp:extent cx="418465" cy="266065"/>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8"/>
                    <a:stretch>
                      <a:fillRect/>
                    </a:stretch>
                  </pic:blipFill>
                  <pic:spPr>
                    <a:xfrm>
                      <a:off x="0" y="0"/>
                      <a:ext cx="419048" cy="266667"/>
                    </a:xfrm>
                    <a:prstGeom prst="rect">
                      <a:avLst/>
                    </a:prstGeom>
                  </pic:spPr>
                </pic:pic>
              </a:graphicData>
            </a:graphic>
          </wp:inline>
        </w:drawing>
      </w:r>
      <w:r>
        <w:rPr>
          <w:rFonts w:hint="eastAsia"/>
          <w:color w:val="000000"/>
          <w:sz w:val="21"/>
          <w:szCs w:val="21"/>
        </w:rPr>
        <w:t>可导出查询结果，该</w:t>
      </w:r>
      <w:r>
        <w:rPr>
          <w:color w:val="000000"/>
          <w:sz w:val="21"/>
          <w:szCs w:val="21"/>
        </w:rPr>
        <w:t>按钮</w:t>
      </w:r>
      <w:r>
        <w:rPr>
          <w:rFonts w:hint="eastAsia"/>
          <w:color w:val="000000"/>
          <w:sz w:val="21"/>
          <w:szCs w:val="21"/>
        </w:rPr>
        <w:t>可</w:t>
      </w:r>
      <w:r>
        <w:rPr>
          <w:color w:val="000000"/>
          <w:sz w:val="21"/>
          <w:szCs w:val="21"/>
        </w:rPr>
        <w:t>通过</w:t>
      </w:r>
      <w:r>
        <w:rPr>
          <w:rFonts w:hint="eastAsia"/>
          <w:color w:val="000000"/>
          <w:sz w:val="21"/>
          <w:szCs w:val="21"/>
        </w:rPr>
        <w:t>权限控制是否</w:t>
      </w:r>
      <w:r>
        <w:rPr>
          <w:color w:val="000000"/>
          <w:sz w:val="21"/>
          <w:szCs w:val="21"/>
        </w:rPr>
        <w:t>显示</w:t>
      </w:r>
      <w:r>
        <w:rPr>
          <w:rFonts w:hint="eastAsia"/>
          <w:color w:val="000000"/>
          <w:sz w:val="21"/>
          <w:szCs w:val="21"/>
        </w:rPr>
        <w:t>，</w:t>
      </w:r>
      <w:r>
        <w:rPr>
          <w:color w:val="000000"/>
          <w:sz w:val="21"/>
          <w:szCs w:val="21"/>
        </w:rPr>
        <w:t>默认普通坐席是无权限进行导出</w:t>
      </w:r>
      <w:r>
        <w:rPr>
          <w:rFonts w:hint="eastAsia"/>
          <w:color w:val="000000"/>
          <w:sz w:val="21"/>
          <w:szCs w:val="21"/>
        </w:rPr>
        <w:t>操作</w:t>
      </w:r>
      <w:r>
        <w:rPr>
          <w:color w:val="000000"/>
          <w:sz w:val="21"/>
          <w:szCs w:val="21"/>
        </w:rPr>
        <w:t>的</w:t>
      </w:r>
      <w:r>
        <w:rPr>
          <w:rFonts w:hint="eastAsia"/>
          <w:color w:val="000000"/>
          <w:sz w:val="21"/>
          <w:szCs w:val="21"/>
        </w:rPr>
        <w:t>；</w:t>
      </w:r>
    </w:p>
    <w:p>
      <w:pPr>
        <w:pStyle w:val="4"/>
        <w:numPr>
          <w:ilvl w:val="2"/>
          <w:numId w:val="13"/>
        </w:numPr>
        <w:tabs>
          <w:tab w:val="left" w:pos="1080"/>
        </w:tabs>
        <w:spacing w:before="240" w:after="240" w:line="240" w:lineRule="auto"/>
        <w:jc w:val="left"/>
        <w:rPr>
          <w:sz w:val="21"/>
          <w:szCs w:val="21"/>
        </w:rPr>
      </w:pPr>
      <w:bookmarkStart w:id="62" w:name="_Toc504230804"/>
      <w:r>
        <w:rPr>
          <w:rFonts w:hint="eastAsia"/>
          <w:sz w:val="21"/>
          <w:szCs w:val="21"/>
        </w:rPr>
        <w:t>业务类型管理</w:t>
      </w:r>
      <w:bookmarkEnd w:id="62"/>
    </w:p>
    <w:p>
      <w:pPr>
        <w:ind w:firstLine="422" w:firstLineChars="200"/>
        <w:rPr>
          <w:b/>
          <w:color w:val="FF0000"/>
          <w:sz w:val="21"/>
          <w:szCs w:val="21"/>
        </w:rPr>
      </w:pPr>
      <w:r>
        <w:rPr>
          <w:rFonts w:hint="eastAsia"/>
          <w:b/>
          <w:sz w:val="21"/>
          <w:szCs w:val="21"/>
        </w:rPr>
        <w:t>一、功能描述</w:t>
      </w:r>
    </w:p>
    <w:p>
      <w:pPr>
        <w:pStyle w:val="12"/>
        <w:spacing w:line="360" w:lineRule="auto"/>
        <w:rPr>
          <w:color w:val="000000"/>
          <w:szCs w:val="21"/>
        </w:rPr>
      </w:pPr>
      <w:r>
        <w:rPr>
          <w:color w:val="000000"/>
          <w:szCs w:val="21"/>
        </w:rPr>
        <w:t xml:space="preserve">业务类型指的是客户在IVR、IMR等自助服务过程中，转人工服务时，选择需要进行办理或者咨询的业务类型，如：咨询电脑业务按1，咨询手机业务按2，但是一个业务类型，可以对应多个技能队列，最后经过一定的算法计算，确定转到那个技能队列，如：按坐席按供应商来分技能，不同的供应商按比例分配话务量。 </w:t>
      </w:r>
    </w:p>
    <w:p>
      <w:pPr>
        <w:pStyle w:val="12"/>
        <w:spacing w:line="360" w:lineRule="auto"/>
        <w:rPr>
          <w:color w:val="000000"/>
          <w:szCs w:val="21"/>
        </w:rPr>
      </w:pPr>
      <w:r>
        <w:rPr>
          <w:rFonts w:hint="eastAsia"/>
          <w:color w:val="000000"/>
          <w:szCs w:val="21"/>
        </w:rPr>
        <w:t>在“业务类型管理”中的“技能队列管理”中可配置不同供应商的分配比例，在智能路由分配时可实现不同的供应商客承接的业务量可不同。</w:t>
      </w:r>
    </w:p>
    <w:p>
      <w:pPr>
        <w:pStyle w:val="12"/>
        <w:spacing w:line="360" w:lineRule="auto"/>
        <w:rPr>
          <w:color w:val="FF0000"/>
          <w:szCs w:val="21"/>
        </w:rPr>
      </w:pPr>
      <w:r>
        <w:rPr>
          <w:rFonts w:hint="eastAsia"/>
          <w:color w:val="FF0000"/>
          <w:szCs w:val="21"/>
        </w:rPr>
        <w:t>注：修改分配比例后，系统还是以当天的话务量进行分配，可能会存在某个供应商在一段时间内分配的话务比较多的情况，所以为了实际效果建议空闲时间进行调整。</w:t>
      </w:r>
    </w:p>
    <w:p>
      <w:pPr>
        <w:ind w:firstLine="422" w:firstLineChars="200"/>
        <w:rPr>
          <w:b/>
          <w:sz w:val="21"/>
          <w:szCs w:val="21"/>
        </w:rPr>
      </w:pPr>
      <w:r>
        <w:rPr>
          <w:rFonts w:hint="eastAsia"/>
          <w:b/>
          <w:sz w:val="21"/>
          <w:szCs w:val="21"/>
        </w:rPr>
        <w:t>二、业务规则</w:t>
      </w:r>
    </w:p>
    <w:p>
      <w:pPr>
        <w:pStyle w:val="12"/>
        <w:spacing w:line="360" w:lineRule="auto"/>
        <w:rPr>
          <w:szCs w:val="21"/>
        </w:rPr>
      </w:pPr>
      <w:r>
        <w:rPr>
          <w:rFonts w:hint="eastAsia"/>
          <w:szCs w:val="21"/>
        </w:rPr>
        <w:t>1）设置的分配比例总和必须为100%；</w:t>
      </w:r>
    </w:p>
    <w:p>
      <w:pPr>
        <w:ind w:firstLine="422" w:firstLineChars="200"/>
        <w:rPr>
          <w:b/>
          <w:sz w:val="21"/>
          <w:szCs w:val="21"/>
        </w:rPr>
      </w:pPr>
      <w:r>
        <w:rPr>
          <w:rFonts w:hint="eastAsia"/>
          <w:b/>
          <w:sz w:val="21"/>
          <w:szCs w:val="21"/>
        </w:rPr>
        <w:t>三、界面原型</w:t>
      </w:r>
    </w:p>
    <w:p>
      <w:pPr>
        <w:pStyle w:val="12"/>
        <w:spacing w:line="360" w:lineRule="auto"/>
        <w:rPr>
          <w:szCs w:val="21"/>
        </w:rPr>
      </w:pPr>
      <w:r>
        <w:rPr>
          <w:rFonts w:hint="eastAsia"/>
          <w:szCs w:val="21"/>
        </w:rPr>
        <w:t>【业务类型管理】界面如下所示：</w:t>
      </w:r>
    </w:p>
    <w:p>
      <w:pPr>
        <w:pStyle w:val="12"/>
        <w:spacing w:line="360" w:lineRule="auto"/>
        <w:rPr>
          <w:szCs w:val="21"/>
        </w:rPr>
      </w:pPr>
      <w:r>
        <w:rPr>
          <w:szCs w:val="21"/>
        </w:rPr>
        <w:drawing>
          <wp:inline distT="0" distB="0" distL="0" distR="0">
            <wp:extent cx="5480685" cy="2164715"/>
            <wp:effectExtent l="0" t="0" r="5715" b="6985"/>
            <wp:docPr id="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80685" cy="2164715"/>
                    </a:xfrm>
                    <a:prstGeom prst="rect">
                      <a:avLst/>
                    </a:prstGeom>
                    <a:noFill/>
                    <a:ln>
                      <a:noFill/>
                    </a:ln>
                  </pic:spPr>
                </pic:pic>
              </a:graphicData>
            </a:graphic>
          </wp:inline>
        </w:drawing>
      </w:r>
    </w:p>
    <w:p>
      <w:pPr>
        <w:pStyle w:val="12"/>
        <w:spacing w:line="360" w:lineRule="auto"/>
        <w:rPr>
          <w:szCs w:val="21"/>
        </w:rPr>
      </w:pPr>
      <w:r>
        <w:rPr>
          <w:rFonts w:hint="eastAsia"/>
          <w:szCs w:val="21"/>
        </w:rPr>
        <w:t>点击“技能队列管理”，界面如下图所示：</w:t>
      </w:r>
    </w:p>
    <w:p>
      <w:pPr>
        <w:pStyle w:val="12"/>
        <w:spacing w:line="360" w:lineRule="auto"/>
        <w:rPr>
          <w:szCs w:val="21"/>
        </w:rPr>
      </w:pPr>
      <w:r>
        <w:rPr>
          <w:szCs w:val="21"/>
        </w:rPr>
        <w:drawing>
          <wp:inline distT="0" distB="0" distL="0" distR="0">
            <wp:extent cx="5492115" cy="2360930"/>
            <wp:effectExtent l="0" t="0" r="0" b="1270"/>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5492115" cy="2360930"/>
                    </a:xfrm>
                    <a:prstGeom prst="rect">
                      <a:avLst/>
                    </a:prstGeom>
                    <a:noFill/>
                    <a:ln>
                      <a:noFill/>
                    </a:ln>
                  </pic:spPr>
                </pic:pic>
              </a:graphicData>
            </a:graphic>
          </wp:inline>
        </w:drawing>
      </w:r>
    </w:p>
    <w:p>
      <w:pPr>
        <w:pStyle w:val="12"/>
        <w:spacing w:line="360" w:lineRule="auto"/>
        <w:ind w:firstLine="422"/>
        <w:rPr>
          <w:b/>
          <w:szCs w:val="21"/>
        </w:rPr>
      </w:pPr>
      <w:r>
        <w:rPr>
          <w:rFonts w:hint="eastAsia"/>
          <w:b/>
          <w:szCs w:val="21"/>
        </w:rPr>
        <w:t>界面元素说明</w:t>
      </w:r>
      <w:r>
        <w:rPr>
          <w:b/>
          <w:szCs w:val="21"/>
        </w:rPr>
        <w:t>：</w:t>
      </w:r>
    </w:p>
    <w:p>
      <w:pPr>
        <w:pStyle w:val="12"/>
        <w:widowControl w:val="0"/>
        <w:numPr>
          <w:ilvl w:val="0"/>
          <w:numId w:val="36"/>
        </w:numPr>
        <w:spacing w:line="360" w:lineRule="auto"/>
        <w:ind w:firstLineChars="0"/>
        <w:jc w:val="both"/>
        <w:rPr>
          <w:szCs w:val="21"/>
        </w:rPr>
      </w:pPr>
      <w:r>
        <w:rPr>
          <w:rFonts w:hint="eastAsia"/>
          <w:b/>
          <w:szCs w:val="21"/>
        </w:rPr>
        <w:t>新增：</w:t>
      </w:r>
      <w:r>
        <w:rPr>
          <w:rFonts w:hint="eastAsia"/>
          <w:szCs w:val="21"/>
        </w:rPr>
        <w:t>给该业务新增技能队列，界面如下图所示：</w:t>
      </w:r>
    </w:p>
    <w:p>
      <w:pPr>
        <w:pStyle w:val="12"/>
        <w:spacing w:line="360" w:lineRule="auto"/>
        <w:ind w:left="420" w:firstLine="0" w:firstLineChars="0"/>
        <w:rPr>
          <w:color w:val="FF0000"/>
          <w:szCs w:val="21"/>
        </w:rPr>
      </w:pPr>
      <w:r>
        <w:rPr>
          <w:rFonts w:hint="eastAsia"/>
          <w:color w:val="FF0000"/>
          <w:szCs w:val="21"/>
        </w:rPr>
        <w:t>注：在某一业务上新增一个技能队列时，分配比例默认为空，是否为VIP、CIP技能队列字段默认为否。</w:t>
      </w:r>
    </w:p>
    <w:p>
      <w:pPr>
        <w:pStyle w:val="12"/>
        <w:spacing w:line="360" w:lineRule="auto"/>
        <w:rPr>
          <w:szCs w:val="21"/>
        </w:rPr>
      </w:pPr>
      <w:r>
        <w:drawing>
          <wp:inline distT="0" distB="0" distL="0" distR="0">
            <wp:extent cx="5731510" cy="4032250"/>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2"/>
                    <a:stretch>
                      <a:fillRect/>
                    </a:stretch>
                  </pic:blipFill>
                  <pic:spPr>
                    <a:xfrm>
                      <a:off x="0" y="0"/>
                      <a:ext cx="5731510" cy="4032250"/>
                    </a:xfrm>
                    <a:prstGeom prst="rect">
                      <a:avLst/>
                    </a:prstGeom>
                  </pic:spPr>
                </pic:pic>
              </a:graphicData>
            </a:graphic>
          </wp:inline>
        </w:drawing>
      </w:r>
    </w:p>
    <w:p>
      <w:pPr>
        <w:pStyle w:val="12"/>
        <w:widowControl w:val="0"/>
        <w:numPr>
          <w:ilvl w:val="0"/>
          <w:numId w:val="36"/>
        </w:numPr>
        <w:spacing w:line="360" w:lineRule="auto"/>
        <w:ind w:firstLineChars="0"/>
        <w:jc w:val="both"/>
        <w:rPr>
          <w:szCs w:val="21"/>
        </w:rPr>
      </w:pPr>
      <w:r>
        <w:rPr>
          <w:rFonts w:hint="eastAsia"/>
          <w:b/>
          <w:szCs w:val="21"/>
        </w:rPr>
        <w:t>修改比例：</w:t>
      </w:r>
      <w:r>
        <w:rPr>
          <w:rFonts w:hint="eastAsia"/>
          <w:szCs w:val="21"/>
        </w:rPr>
        <w:t xml:space="preserve">可以查看到该业务下技能队列以及分配比例，界面如下图所示，点“确认”按钮时，分配比例加起来必须等于100%。 </w:t>
      </w:r>
    </w:p>
    <w:p>
      <w:pPr>
        <w:pStyle w:val="12"/>
        <w:spacing w:line="360" w:lineRule="auto"/>
        <w:rPr>
          <w:szCs w:val="21"/>
        </w:rPr>
      </w:pPr>
      <w:r>
        <w:rPr>
          <w:szCs w:val="21"/>
        </w:rPr>
        <w:drawing>
          <wp:inline distT="0" distB="0" distL="0" distR="0">
            <wp:extent cx="5486400" cy="2170430"/>
            <wp:effectExtent l="0" t="0" r="0" b="1270"/>
            <wp:docPr id="3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486400" cy="2170430"/>
                    </a:xfrm>
                    <a:prstGeom prst="rect">
                      <a:avLst/>
                    </a:prstGeom>
                    <a:noFill/>
                    <a:ln>
                      <a:noFill/>
                    </a:ln>
                  </pic:spPr>
                </pic:pic>
              </a:graphicData>
            </a:graphic>
          </wp:inline>
        </w:drawing>
      </w:r>
    </w:p>
    <w:p>
      <w:pPr>
        <w:pStyle w:val="12"/>
        <w:widowControl w:val="0"/>
        <w:numPr>
          <w:ilvl w:val="0"/>
          <w:numId w:val="36"/>
        </w:numPr>
        <w:spacing w:line="360" w:lineRule="auto"/>
        <w:ind w:firstLineChars="0"/>
        <w:jc w:val="both"/>
        <w:rPr>
          <w:color w:val="000000"/>
          <w:szCs w:val="21"/>
        </w:rPr>
      </w:pPr>
      <w:r>
        <w:rPr>
          <w:rFonts w:hint="eastAsia"/>
          <w:b/>
          <w:color w:val="000000"/>
          <w:szCs w:val="21"/>
        </w:rPr>
        <w:t>设为VI</w:t>
      </w:r>
      <w:r>
        <w:rPr>
          <w:b/>
          <w:color w:val="000000"/>
          <w:szCs w:val="21"/>
        </w:rPr>
        <w:t>P</w:t>
      </w:r>
      <w:r>
        <w:rPr>
          <w:rFonts w:hint="eastAsia"/>
          <w:b/>
          <w:color w:val="000000"/>
          <w:szCs w:val="21"/>
        </w:rPr>
        <w:t>：</w:t>
      </w:r>
      <w:r>
        <w:rPr>
          <w:rFonts w:hint="eastAsia"/>
          <w:color w:val="000000"/>
          <w:szCs w:val="21"/>
        </w:rPr>
        <w:t>选中一条记录，点击此按钮，即可设置为VIP技能队列，路由</w:t>
      </w:r>
      <w:r>
        <w:rPr>
          <w:color w:val="000000"/>
          <w:szCs w:val="21"/>
        </w:rPr>
        <w:t>时VIP客户直接转该技能队列</w:t>
      </w:r>
      <w:r>
        <w:rPr>
          <w:rFonts w:hint="eastAsia"/>
          <w:color w:val="000000"/>
          <w:szCs w:val="21"/>
        </w:rPr>
        <w:t>而不走</w:t>
      </w:r>
      <w:r>
        <w:rPr>
          <w:color w:val="000000"/>
          <w:szCs w:val="21"/>
        </w:rPr>
        <w:t>供应商分配比例策略</w:t>
      </w:r>
      <w:r>
        <w:rPr>
          <w:rFonts w:hint="eastAsia"/>
          <w:color w:val="000000"/>
          <w:szCs w:val="21"/>
        </w:rPr>
        <w:t>。</w:t>
      </w:r>
    </w:p>
    <w:p>
      <w:pPr>
        <w:pStyle w:val="12"/>
        <w:spacing w:line="360" w:lineRule="auto"/>
        <w:ind w:firstLineChars="0"/>
        <w:rPr>
          <w:color w:val="000000"/>
          <w:szCs w:val="21"/>
        </w:rPr>
      </w:pPr>
      <w:r>
        <w:rPr>
          <w:rFonts w:hint="eastAsia"/>
          <w:color w:val="FF0000"/>
          <w:szCs w:val="21"/>
        </w:rPr>
        <w:t>注：一个业务上只能有一个VIP技能队列</w:t>
      </w:r>
    </w:p>
    <w:p>
      <w:pPr>
        <w:pStyle w:val="12"/>
        <w:spacing w:line="360" w:lineRule="auto"/>
        <w:rPr>
          <w:szCs w:val="21"/>
        </w:rPr>
      </w:pPr>
    </w:p>
    <w:p>
      <w:pPr>
        <w:pStyle w:val="4"/>
        <w:numPr>
          <w:ilvl w:val="2"/>
          <w:numId w:val="13"/>
        </w:numPr>
        <w:tabs>
          <w:tab w:val="left" w:pos="1080"/>
        </w:tabs>
        <w:spacing w:before="240" w:after="240" w:line="240" w:lineRule="auto"/>
        <w:jc w:val="left"/>
        <w:rPr>
          <w:sz w:val="21"/>
          <w:szCs w:val="21"/>
        </w:rPr>
      </w:pPr>
      <w:bookmarkStart w:id="63" w:name="_Toc504230805"/>
      <w:r>
        <w:rPr>
          <w:rFonts w:hint="eastAsia"/>
          <w:sz w:val="21"/>
          <w:szCs w:val="21"/>
        </w:rPr>
        <w:t>交互流水查询</w:t>
      </w:r>
      <w:bookmarkEnd w:id="63"/>
    </w:p>
    <w:p>
      <w:pPr>
        <w:pStyle w:val="12"/>
        <w:spacing w:line="360" w:lineRule="auto"/>
      </w:pPr>
      <w:r>
        <w:rPr>
          <w:rFonts w:hint="eastAsia" w:ascii="Microsoft YaHei UI" w:hAnsi="Microsoft YaHei UI"/>
          <w:color w:val="000000"/>
          <w:szCs w:val="21"/>
          <w:shd w:val="clear" w:color="auto" w:fill="FFFFFF"/>
        </w:rPr>
        <w:t>交互</w:t>
      </w:r>
      <w:r>
        <w:rPr>
          <w:rFonts w:ascii="Microsoft YaHei UI" w:hAnsi="Microsoft YaHei UI"/>
          <w:color w:val="000000"/>
          <w:szCs w:val="21"/>
          <w:shd w:val="clear" w:color="auto" w:fill="FFFFFF"/>
        </w:rPr>
        <w:t>流水查询</w:t>
      </w:r>
      <w:r>
        <w:rPr>
          <w:rFonts w:hint="eastAsia" w:ascii="Microsoft YaHei UI" w:hAnsi="Microsoft YaHei UI"/>
          <w:color w:val="000000"/>
          <w:szCs w:val="21"/>
          <w:shd w:val="clear" w:color="auto" w:fill="FFFFFF"/>
        </w:rPr>
        <w:t>优化</w:t>
      </w:r>
      <w:r>
        <w:rPr>
          <w:rFonts w:ascii="Microsoft YaHei UI" w:hAnsi="Microsoft YaHei UI"/>
          <w:color w:val="000000"/>
          <w:szCs w:val="21"/>
          <w:shd w:val="clear" w:color="auto" w:fill="FFFFFF"/>
        </w:rPr>
        <w:t>后的页面</w:t>
      </w:r>
      <w:r>
        <w:rPr>
          <w:rFonts w:hint="eastAsia" w:ascii="Microsoft YaHei UI" w:hAnsi="Microsoft YaHei UI"/>
          <w:color w:val="000000"/>
          <w:szCs w:val="21"/>
          <w:shd w:val="clear" w:color="auto" w:fill="FFFFFF"/>
        </w:rPr>
        <w:t>如</w:t>
      </w:r>
      <w:r>
        <w:rPr>
          <w:rFonts w:ascii="Microsoft YaHei UI" w:hAnsi="Microsoft YaHei UI"/>
          <w:color w:val="000000"/>
          <w:szCs w:val="21"/>
          <w:shd w:val="clear" w:color="auto" w:fill="FFFFFF"/>
        </w:rPr>
        <w:t>下图</w:t>
      </w:r>
      <w:r>
        <w:rPr>
          <w:rFonts w:hint="eastAsia" w:ascii="Microsoft YaHei UI" w:hAnsi="Microsoft YaHei UI"/>
          <w:color w:val="000000"/>
          <w:szCs w:val="21"/>
          <w:shd w:val="clear" w:color="auto" w:fill="FFFFFF"/>
        </w:rPr>
        <w:t>所示</w:t>
      </w:r>
      <w:r>
        <w:rPr>
          <w:rFonts w:ascii="Microsoft YaHei UI" w:hAnsi="Microsoft YaHei UI"/>
          <w:color w:val="000000"/>
          <w:szCs w:val="21"/>
          <w:shd w:val="clear" w:color="auto" w:fill="FFFFFF"/>
        </w:rPr>
        <w:t>：</w:t>
      </w:r>
    </w:p>
    <w:p>
      <w:pPr>
        <w:pStyle w:val="12"/>
      </w:pPr>
      <w:r>
        <w:drawing>
          <wp:inline distT="0" distB="0" distL="0" distR="0">
            <wp:extent cx="5731510" cy="2298065"/>
            <wp:effectExtent l="0" t="0" r="254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4"/>
                    <a:stretch>
                      <a:fillRect/>
                    </a:stretch>
                  </pic:blipFill>
                  <pic:spPr>
                    <a:xfrm>
                      <a:off x="0" y="0"/>
                      <a:ext cx="5731510" cy="2298065"/>
                    </a:xfrm>
                    <a:prstGeom prst="rect">
                      <a:avLst/>
                    </a:prstGeom>
                  </pic:spPr>
                </pic:pic>
              </a:graphicData>
            </a:graphic>
          </wp:inline>
        </w:drawing>
      </w:r>
    </w:p>
    <w:p>
      <w:pPr>
        <w:pStyle w:val="12"/>
        <w:spacing w:line="360" w:lineRule="auto"/>
        <w:rPr>
          <w:rFonts w:ascii="Microsoft YaHei UI" w:hAnsi="Microsoft YaHei UI"/>
          <w:color w:val="000000"/>
          <w:szCs w:val="21"/>
          <w:shd w:val="clear" w:color="auto" w:fill="FFFFFF"/>
        </w:rPr>
      </w:pPr>
      <w:r>
        <w:rPr>
          <w:rFonts w:hint="eastAsia" w:ascii="Microsoft YaHei UI" w:hAnsi="Microsoft YaHei UI"/>
          <w:color w:val="000000"/>
          <w:szCs w:val="21"/>
          <w:shd w:val="clear" w:color="auto" w:fill="FFFFFF"/>
        </w:rPr>
        <w:t>1、原“通话流水查询”更名为“交互流水查询；</w:t>
      </w:r>
    </w:p>
    <w:p>
      <w:pPr>
        <w:pStyle w:val="12"/>
        <w:spacing w:line="360" w:lineRule="auto"/>
      </w:pPr>
      <w:r>
        <w:rPr>
          <w:rFonts w:hint="eastAsia" w:ascii="Microsoft YaHei UI" w:hAnsi="Microsoft YaHei UI"/>
          <w:color w:val="000000"/>
          <w:szCs w:val="21"/>
          <w:shd w:val="clear" w:color="auto" w:fill="FFFFFF"/>
        </w:rPr>
        <w:t>2、交互</w:t>
      </w:r>
      <w:r>
        <w:rPr>
          <w:rFonts w:ascii="Microsoft YaHei UI" w:hAnsi="Microsoft YaHei UI"/>
          <w:color w:val="000000"/>
          <w:szCs w:val="21"/>
          <w:shd w:val="clear" w:color="auto" w:fill="FFFFFF"/>
        </w:rPr>
        <w:t>流水查询页面</w:t>
      </w:r>
      <w:r>
        <w:rPr>
          <w:rFonts w:hint="eastAsia" w:ascii="Microsoft YaHei UI" w:hAnsi="Microsoft YaHei UI"/>
          <w:color w:val="000000"/>
          <w:szCs w:val="21"/>
          <w:shd w:val="clear" w:color="auto" w:fill="FFFFFF"/>
        </w:rPr>
        <w:t>支持下载功能，可导出成excel，按钮可权限控制。</w:t>
      </w:r>
    </w:p>
    <w:p>
      <w:pPr>
        <w:pStyle w:val="4"/>
        <w:numPr>
          <w:ilvl w:val="2"/>
          <w:numId w:val="13"/>
        </w:numPr>
        <w:tabs>
          <w:tab w:val="left" w:pos="1080"/>
        </w:tabs>
        <w:spacing w:before="240" w:after="240" w:line="240" w:lineRule="auto"/>
        <w:jc w:val="left"/>
        <w:rPr>
          <w:sz w:val="21"/>
          <w:szCs w:val="21"/>
        </w:rPr>
      </w:pPr>
      <w:bookmarkStart w:id="64" w:name="_Toc504230806"/>
      <w:r>
        <w:rPr>
          <w:rFonts w:hint="eastAsia"/>
          <w:sz w:val="21"/>
          <w:szCs w:val="21"/>
        </w:rPr>
        <w:t>未接来电查询</w:t>
      </w:r>
      <w:bookmarkEnd w:id="64"/>
    </w:p>
    <w:p>
      <w:pPr>
        <w:pStyle w:val="12"/>
        <w:spacing w:line="360" w:lineRule="auto"/>
      </w:pPr>
      <w:r>
        <w:rPr>
          <w:rFonts w:ascii="Microsoft YaHei UI" w:hAnsi="Microsoft YaHei UI"/>
          <w:color w:val="000000"/>
          <w:szCs w:val="21"/>
          <w:shd w:val="clear" w:color="auto" w:fill="FFFFFF"/>
        </w:rPr>
        <w:t>未接来电查询页面</w:t>
      </w:r>
      <w:r>
        <w:rPr>
          <w:rFonts w:hint="eastAsia" w:ascii="Microsoft YaHei UI" w:hAnsi="Microsoft YaHei UI"/>
          <w:color w:val="000000"/>
          <w:szCs w:val="21"/>
          <w:shd w:val="clear" w:color="auto" w:fill="FFFFFF"/>
        </w:rPr>
        <w:t>支持下载功能，可导出成excel，按钮需权限控制。</w:t>
      </w:r>
    </w:p>
    <w:p>
      <w:pPr>
        <w:pStyle w:val="4"/>
        <w:numPr>
          <w:ilvl w:val="2"/>
          <w:numId w:val="13"/>
        </w:numPr>
        <w:tabs>
          <w:tab w:val="left" w:pos="1080"/>
        </w:tabs>
        <w:spacing w:before="240" w:after="240" w:line="240" w:lineRule="auto"/>
        <w:jc w:val="left"/>
        <w:rPr>
          <w:sz w:val="21"/>
          <w:szCs w:val="21"/>
        </w:rPr>
      </w:pPr>
      <w:bookmarkStart w:id="65" w:name="_Toc504230807"/>
      <w:r>
        <w:rPr>
          <w:rFonts w:hint="eastAsia"/>
          <w:sz w:val="21"/>
          <w:szCs w:val="21"/>
        </w:rPr>
        <w:t>预约回电名单查询</w:t>
      </w:r>
      <w:bookmarkEnd w:id="65"/>
    </w:p>
    <w:p>
      <w:pPr>
        <w:ind w:firstLine="422" w:firstLineChars="200"/>
        <w:rPr>
          <w:b/>
          <w:color w:val="FF0000"/>
          <w:sz w:val="21"/>
          <w:szCs w:val="21"/>
        </w:rPr>
      </w:pPr>
      <w:r>
        <w:rPr>
          <w:rFonts w:hint="eastAsia"/>
          <w:b/>
          <w:sz w:val="21"/>
          <w:szCs w:val="21"/>
        </w:rPr>
        <w:t>一、功能描述</w:t>
      </w:r>
    </w:p>
    <w:p>
      <w:pPr>
        <w:pStyle w:val="12"/>
        <w:spacing w:line="360" w:lineRule="auto"/>
        <w:rPr>
          <w:szCs w:val="21"/>
        </w:rPr>
      </w:pPr>
      <w:r>
        <w:rPr>
          <w:rFonts w:hint="eastAsia"/>
          <w:szCs w:val="21"/>
        </w:rPr>
        <w:t>可针对预约回电的名单记录进行查询。</w:t>
      </w:r>
    </w:p>
    <w:p>
      <w:pPr>
        <w:ind w:firstLine="422" w:firstLineChars="200"/>
        <w:rPr>
          <w:b/>
          <w:color w:val="FF0000"/>
          <w:sz w:val="21"/>
          <w:szCs w:val="21"/>
        </w:rPr>
      </w:pPr>
      <w:r>
        <w:rPr>
          <w:rFonts w:hint="eastAsia"/>
          <w:b/>
          <w:sz w:val="21"/>
          <w:szCs w:val="21"/>
        </w:rPr>
        <w:t>二、界面原型</w:t>
      </w:r>
    </w:p>
    <w:p>
      <w:pPr>
        <w:pStyle w:val="12"/>
      </w:pPr>
    </w:p>
    <w:p>
      <w:pPr>
        <w:ind w:firstLine="420" w:firstLineChars="200"/>
        <w:rPr>
          <w:sz w:val="21"/>
          <w:szCs w:val="21"/>
        </w:rPr>
      </w:pPr>
      <w:r>
        <w:rPr>
          <w:sz w:val="21"/>
          <w:szCs w:val="21"/>
        </w:rPr>
        <w:drawing>
          <wp:inline distT="0" distB="0" distL="0" distR="0">
            <wp:extent cx="5274310" cy="2386965"/>
            <wp:effectExtent l="0" t="0" r="2540" b="0"/>
            <wp:docPr id="9" name="图片 9" descr="C:\Users\hujy\Documents\Tencent Files\1273154878\Image\C2C\Image1\SP%BRCVKOD{W~~}U9}35F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hujy\Documents\Tencent Files\1273154878\Image\C2C\Image1\SP%BRCVKOD{W~~}U9}35FBC.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5274310" cy="2387180"/>
                    </a:xfrm>
                    <a:prstGeom prst="rect">
                      <a:avLst/>
                    </a:prstGeom>
                    <a:noFill/>
                    <a:ln>
                      <a:noFill/>
                    </a:ln>
                  </pic:spPr>
                </pic:pic>
              </a:graphicData>
            </a:graphic>
          </wp:inline>
        </w:drawing>
      </w:r>
    </w:p>
    <w:p>
      <w:pPr>
        <w:ind w:firstLine="420" w:firstLineChars="200"/>
        <w:rPr>
          <w:sz w:val="21"/>
          <w:szCs w:val="21"/>
        </w:rPr>
      </w:pPr>
      <w:r>
        <w:rPr>
          <w:rFonts w:hint="eastAsia"/>
          <w:sz w:val="21"/>
          <w:szCs w:val="21"/>
        </w:rPr>
        <w:t>预约</w:t>
      </w:r>
      <w:r>
        <w:rPr>
          <w:sz w:val="21"/>
          <w:szCs w:val="21"/>
        </w:rPr>
        <w:t>回电的</w:t>
      </w:r>
      <w:r>
        <w:rPr>
          <w:rFonts w:hint="eastAsia"/>
          <w:sz w:val="21"/>
          <w:szCs w:val="21"/>
        </w:rPr>
        <w:t>任务状态有</w:t>
      </w:r>
      <w:r>
        <w:rPr>
          <w:sz w:val="21"/>
          <w:szCs w:val="21"/>
        </w:rPr>
        <w:t>五</w:t>
      </w:r>
      <w:r>
        <w:rPr>
          <w:rFonts w:hint="eastAsia"/>
          <w:sz w:val="21"/>
          <w:szCs w:val="21"/>
        </w:rPr>
        <w:t>种：</w:t>
      </w:r>
    </w:p>
    <w:p>
      <w:pPr>
        <w:numPr>
          <w:ilvl w:val="0"/>
          <w:numId w:val="37"/>
        </w:numPr>
        <w:spacing w:after="0"/>
        <w:ind w:firstLine="420" w:firstLineChars="200"/>
        <w:jc w:val="left"/>
        <w:rPr>
          <w:sz w:val="21"/>
          <w:szCs w:val="21"/>
        </w:rPr>
      </w:pPr>
      <w:r>
        <w:rPr>
          <w:rFonts w:hint="eastAsia"/>
          <w:sz w:val="21"/>
          <w:szCs w:val="21"/>
        </w:rPr>
        <w:t>未</w:t>
      </w:r>
      <w:r>
        <w:rPr>
          <w:sz w:val="21"/>
          <w:szCs w:val="21"/>
        </w:rPr>
        <w:t>呼客户</w:t>
      </w:r>
    </w:p>
    <w:p>
      <w:pPr>
        <w:numPr>
          <w:ilvl w:val="0"/>
          <w:numId w:val="37"/>
        </w:numPr>
        <w:spacing w:after="0"/>
        <w:ind w:firstLine="420" w:firstLineChars="200"/>
        <w:jc w:val="left"/>
        <w:rPr>
          <w:sz w:val="21"/>
          <w:szCs w:val="21"/>
        </w:rPr>
      </w:pPr>
      <w:r>
        <w:rPr>
          <w:sz w:val="21"/>
          <w:szCs w:val="21"/>
        </w:rPr>
        <w:t>正在呼叫</w:t>
      </w:r>
    </w:p>
    <w:p>
      <w:pPr>
        <w:numPr>
          <w:ilvl w:val="0"/>
          <w:numId w:val="37"/>
        </w:numPr>
        <w:spacing w:after="0"/>
        <w:ind w:firstLine="420" w:firstLineChars="200"/>
        <w:jc w:val="left"/>
        <w:rPr>
          <w:sz w:val="21"/>
          <w:szCs w:val="21"/>
        </w:rPr>
      </w:pPr>
      <w:r>
        <w:rPr>
          <w:rFonts w:hint="eastAsia"/>
          <w:sz w:val="21"/>
          <w:szCs w:val="21"/>
        </w:rPr>
        <w:t>放弃（已达到</w:t>
      </w:r>
      <w:r>
        <w:rPr>
          <w:sz w:val="21"/>
          <w:szCs w:val="21"/>
        </w:rPr>
        <w:t>最大尝试次数</w:t>
      </w:r>
      <w:r>
        <w:rPr>
          <w:rFonts w:hint="eastAsia"/>
          <w:sz w:val="21"/>
          <w:szCs w:val="21"/>
        </w:rPr>
        <w:t>）</w:t>
      </w:r>
    </w:p>
    <w:p>
      <w:pPr>
        <w:numPr>
          <w:ilvl w:val="0"/>
          <w:numId w:val="37"/>
        </w:numPr>
        <w:spacing w:after="0"/>
        <w:ind w:firstLine="420" w:firstLineChars="200"/>
        <w:jc w:val="left"/>
        <w:rPr>
          <w:sz w:val="21"/>
          <w:szCs w:val="21"/>
        </w:rPr>
      </w:pPr>
      <w:r>
        <w:rPr>
          <w:rFonts w:hint="eastAsia"/>
          <w:sz w:val="21"/>
          <w:szCs w:val="21"/>
        </w:rPr>
        <w:t>完成（成功</w:t>
      </w:r>
      <w:r>
        <w:rPr>
          <w:sz w:val="21"/>
          <w:szCs w:val="21"/>
        </w:rPr>
        <w:t>呼</w:t>
      </w:r>
      <w:r>
        <w:rPr>
          <w:rFonts w:hint="eastAsia"/>
          <w:sz w:val="21"/>
          <w:szCs w:val="21"/>
        </w:rPr>
        <w:t>通</w:t>
      </w:r>
      <w:r>
        <w:rPr>
          <w:sz w:val="21"/>
          <w:szCs w:val="21"/>
        </w:rPr>
        <w:t>客户</w:t>
      </w:r>
      <w:r>
        <w:rPr>
          <w:rFonts w:hint="eastAsia"/>
          <w:sz w:val="21"/>
          <w:szCs w:val="21"/>
        </w:rPr>
        <w:t>并成功</w:t>
      </w:r>
      <w:r>
        <w:rPr>
          <w:sz w:val="21"/>
          <w:szCs w:val="21"/>
        </w:rPr>
        <w:t>完成</w:t>
      </w:r>
      <w:r>
        <w:rPr>
          <w:rFonts w:hint="eastAsia"/>
          <w:sz w:val="21"/>
          <w:szCs w:val="21"/>
        </w:rPr>
        <w:t>业务）</w:t>
      </w:r>
    </w:p>
    <w:p>
      <w:pPr>
        <w:numPr>
          <w:ilvl w:val="0"/>
          <w:numId w:val="37"/>
        </w:numPr>
        <w:spacing w:after="0"/>
        <w:ind w:firstLine="420" w:firstLineChars="200"/>
        <w:jc w:val="left"/>
        <w:rPr>
          <w:sz w:val="21"/>
          <w:szCs w:val="21"/>
        </w:rPr>
      </w:pPr>
      <w:r>
        <w:rPr>
          <w:sz w:val="21"/>
          <w:szCs w:val="21"/>
        </w:rPr>
        <w:t>关闭</w:t>
      </w:r>
      <w:r>
        <w:rPr>
          <w:rFonts w:hint="eastAsia"/>
          <w:sz w:val="21"/>
          <w:szCs w:val="21"/>
        </w:rPr>
        <w:t>（成功</w:t>
      </w:r>
      <w:r>
        <w:rPr>
          <w:sz w:val="21"/>
          <w:szCs w:val="21"/>
        </w:rPr>
        <w:t>呼通客户</w:t>
      </w:r>
      <w:r>
        <w:rPr>
          <w:rFonts w:hint="eastAsia"/>
          <w:sz w:val="21"/>
          <w:szCs w:val="21"/>
        </w:rPr>
        <w:t>但业务</w:t>
      </w:r>
      <w:r>
        <w:rPr>
          <w:sz w:val="21"/>
          <w:szCs w:val="21"/>
        </w:rPr>
        <w:t>失败</w:t>
      </w:r>
      <w:r>
        <w:rPr>
          <w:rFonts w:hint="eastAsia"/>
          <w:sz w:val="21"/>
          <w:szCs w:val="21"/>
        </w:rPr>
        <w:t>）</w:t>
      </w:r>
    </w:p>
    <w:p>
      <w:pPr>
        <w:ind w:firstLine="420" w:firstLineChars="200"/>
        <w:rPr>
          <w:sz w:val="21"/>
          <w:szCs w:val="21"/>
        </w:rPr>
      </w:pPr>
      <w:r>
        <w:rPr>
          <w:rFonts w:hint="eastAsia"/>
          <w:sz w:val="21"/>
          <w:szCs w:val="21"/>
        </w:rPr>
        <w:t>任务状态只显示最后一次的</w:t>
      </w:r>
      <w:r>
        <w:rPr>
          <w:sz w:val="21"/>
          <w:szCs w:val="21"/>
        </w:rPr>
        <w:t>记录</w:t>
      </w:r>
      <w:r>
        <w:rPr>
          <w:rFonts w:hint="eastAsia"/>
          <w:sz w:val="21"/>
          <w:szCs w:val="21"/>
        </w:rPr>
        <w:t>，点击“详情”可查看该客户的系统呼出记录，包含成功的和失败的，界面如下图所示：</w:t>
      </w:r>
    </w:p>
    <w:p>
      <w:pPr>
        <w:ind w:firstLine="480" w:firstLineChars="200"/>
        <w:rPr>
          <w:color w:val="000000" w:themeColor="text1"/>
          <w:sz w:val="21"/>
          <w:szCs w:val="21"/>
          <w14:textFill>
            <w14:solidFill>
              <w14:schemeClr w14:val="tx1"/>
            </w14:solidFill>
          </w14:textFill>
        </w:rPr>
      </w:pPr>
      <w:ins w:id="0" w:author="hujy" w:date="2018-01-15T16:54:00Z">
        <w:r>
          <w:rPr/>
          <w:drawing>
            <wp:inline distT="0" distB="0" distL="0" distR="0">
              <wp:extent cx="4382770" cy="381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6"/>
                      <a:stretch>
                        <a:fillRect/>
                      </a:stretch>
                    </pic:blipFill>
                    <pic:spPr>
                      <a:xfrm>
                        <a:off x="0" y="0"/>
                        <a:ext cx="4383186" cy="3810000"/>
                      </a:xfrm>
                      <a:prstGeom prst="rect">
                        <a:avLst/>
                      </a:prstGeom>
                    </pic:spPr>
                  </pic:pic>
                </a:graphicData>
              </a:graphic>
            </wp:inline>
          </w:drawing>
        </w:r>
      </w:ins>
    </w:p>
    <w:p>
      <w:pPr>
        <w:ind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呼叫结果有</w:t>
      </w:r>
      <w:r>
        <w:rPr>
          <w:color w:val="000000" w:themeColor="text1"/>
          <w:sz w:val="21"/>
          <w:szCs w:val="21"/>
          <w14:textFill>
            <w14:solidFill>
              <w14:schemeClr w14:val="tx1"/>
            </w14:solidFill>
          </w14:textFill>
        </w:rPr>
        <w:t>如下三种</w:t>
      </w:r>
      <w:r>
        <w:rPr>
          <w:rFonts w:hint="eastAsia"/>
          <w:color w:val="000000" w:themeColor="text1"/>
          <w:sz w:val="21"/>
          <w:szCs w:val="21"/>
          <w14:textFill>
            <w14:solidFill>
              <w14:schemeClr w14:val="tx1"/>
            </w14:solidFill>
          </w14:textFill>
        </w:rPr>
        <w:t>：</w:t>
      </w:r>
    </w:p>
    <w:p>
      <w:p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w:t>
      </w:r>
      <w:r>
        <w:rPr>
          <w:rFonts w:hint="eastAsia"/>
          <w:color w:val="000000" w:themeColor="text1"/>
          <w:sz w:val="21"/>
          <w:szCs w:val="21"/>
          <w14:textFill>
            <w14:solidFill>
              <w14:schemeClr w14:val="tx1"/>
            </w14:solidFill>
          </w14:textFill>
        </w:rPr>
        <w:t>、外呼客户失败</w:t>
      </w:r>
    </w:p>
    <w:p>
      <w:p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w:t>
      </w:r>
      <w:r>
        <w:rPr>
          <w:rFonts w:hint="eastAsia"/>
          <w:color w:val="000000" w:themeColor="text1"/>
          <w:sz w:val="21"/>
          <w:szCs w:val="21"/>
          <w14:textFill>
            <w14:solidFill>
              <w14:schemeClr w14:val="tx1"/>
            </w14:solidFill>
          </w14:textFill>
        </w:rPr>
        <w:t>、转接人工失败</w:t>
      </w:r>
    </w:p>
    <w:p>
      <w:pPr>
        <w:ind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3</w:t>
      </w:r>
      <w:r>
        <w:rPr>
          <w:rFonts w:hint="eastAsia"/>
          <w:color w:val="000000" w:themeColor="text1"/>
          <w:sz w:val="21"/>
          <w:szCs w:val="21"/>
          <w14:textFill>
            <w14:solidFill>
              <w14:schemeClr w14:val="tx1"/>
            </w14:solidFill>
          </w14:textFill>
        </w:rPr>
        <w:t>、转接人工成功</w:t>
      </w:r>
    </w:p>
    <w:p>
      <w:pPr>
        <w:pStyle w:val="4"/>
        <w:numPr>
          <w:ilvl w:val="2"/>
          <w:numId w:val="13"/>
        </w:numPr>
        <w:tabs>
          <w:tab w:val="left" w:pos="1080"/>
        </w:tabs>
        <w:spacing w:before="240" w:after="240" w:line="240" w:lineRule="auto"/>
        <w:jc w:val="left"/>
        <w:rPr>
          <w:sz w:val="21"/>
          <w:szCs w:val="21"/>
        </w:rPr>
      </w:pPr>
      <w:bookmarkStart w:id="66" w:name="_Toc504230808"/>
      <w:r>
        <w:rPr>
          <w:rFonts w:hint="eastAsia"/>
          <w:sz w:val="21"/>
          <w:szCs w:val="21"/>
        </w:rPr>
        <w:t>告警规则管理</w:t>
      </w:r>
      <w:bookmarkEnd w:id="66"/>
    </w:p>
    <w:p>
      <w:pPr>
        <w:ind w:firstLine="422" w:firstLineChars="200"/>
        <w:rPr>
          <w:b/>
          <w:sz w:val="21"/>
          <w:szCs w:val="21"/>
        </w:rPr>
      </w:pPr>
      <w:r>
        <w:rPr>
          <w:rFonts w:hint="eastAsia"/>
          <w:b/>
          <w:sz w:val="21"/>
          <w:szCs w:val="21"/>
        </w:rPr>
        <w:t>一、功能描述</w:t>
      </w:r>
    </w:p>
    <w:p>
      <w:pPr>
        <w:ind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可根据告警级别、告警指标去设置不同的告警规则，时长可灵活配置。</w:t>
      </w:r>
    </w:p>
    <w:p>
      <w:pPr>
        <w:ind w:firstLine="420" w:firstLineChars="200"/>
        <w:rPr>
          <w:color w:val="FF0000"/>
          <w:sz w:val="21"/>
          <w:szCs w:val="21"/>
        </w:rPr>
      </w:pPr>
      <w:r>
        <w:rPr>
          <w:rFonts w:hint="eastAsia"/>
          <w:color w:val="FF0000"/>
          <w:sz w:val="21"/>
          <w:szCs w:val="21"/>
        </w:rPr>
        <w:t>注：最大值、最少值后边的单位会根据“告警指标”的选择联动显示，例如：告警指标为“通话时长”时，单位联动为“秒”，告警指标为“排队数”时，单位联动为“秒”。</w:t>
      </w:r>
    </w:p>
    <w:p>
      <w:pPr>
        <w:ind w:firstLine="422" w:firstLineChars="200"/>
        <w:rPr>
          <w:b/>
          <w:color w:val="FF0000"/>
          <w:sz w:val="21"/>
          <w:szCs w:val="21"/>
        </w:rPr>
      </w:pPr>
      <w:r>
        <w:rPr>
          <w:rFonts w:hint="eastAsia"/>
          <w:b/>
          <w:sz w:val="21"/>
          <w:szCs w:val="21"/>
        </w:rPr>
        <w:t>二、界面原型</w:t>
      </w:r>
    </w:p>
    <w:p>
      <w:pPr>
        <w:pStyle w:val="12"/>
        <w:spacing w:line="360" w:lineRule="auto"/>
        <w:rPr>
          <w:szCs w:val="21"/>
        </w:rPr>
      </w:pPr>
      <w:r>
        <w:rPr>
          <w:rFonts w:hint="eastAsia"/>
          <w:szCs w:val="21"/>
        </w:rPr>
        <w:t>【告警规则管理】界面如下所示：</w:t>
      </w:r>
    </w:p>
    <w:p>
      <w:pPr>
        <w:pStyle w:val="12"/>
      </w:pPr>
      <w:r>
        <w:drawing>
          <wp:inline distT="0" distB="0" distL="0" distR="0">
            <wp:extent cx="5731510" cy="24669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7"/>
                    <a:stretch>
                      <a:fillRect/>
                    </a:stretch>
                  </pic:blipFill>
                  <pic:spPr>
                    <a:xfrm>
                      <a:off x="0" y="0"/>
                      <a:ext cx="5731510" cy="2466975"/>
                    </a:xfrm>
                    <a:prstGeom prst="rect">
                      <a:avLst/>
                    </a:prstGeom>
                  </pic:spPr>
                </pic:pic>
              </a:graphicData>
            </a:graphic>
          </wp:inline>
        </w:drawing>
      </w:r>
    </w:p>
    <w:p>
      <w:pPr>
        <w:pStyle w:val="12"/>
        <w:spacing w:line="360" w:lineRule="auto"/>
        <w:rPr>
          <w:szCs w:val="21"/>
        </w:rPr>
      </w:pPr>
      <w:r>
        <w:rPr>
          <w:rFonts w:hint="eastAsia"/>
          <w:szCs w:val="21"/>
        </w:rPr>
        <w:t xml:space="preserve">点“新增”界面如下所示： </w:t>
      </w:r>
    </w:p>
    <w:p>
      <w:pPr>
        <w:pStyle w:val="12"/>
        <w:spacing w:line="360" w:lineRule="auto"/>
        <w:rPr>
          <w:szCs w:val="21"/>
        </w:rPr>
      </w:pPr>
      <w:r>
        <w:drawing>
          <wp:inline distT="0" distB="0" distL="0" distR="0">
            <wp:extent cx="5731510" cy="225679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48"/>
                    <a:stretch>
                      <a:fillRect/>
                    </a:stretch>
                  </pic:blipFill>
                  <pic:spPr>
                    <a:xfrm>
                      <a:off x="0" y="0"/>
                      <a:ext cx="5731510" cy="2256790"/>
                    </a:xfrm>
                    <a:prstGeom prst="rect">
                      <a:avLst/>
                    </a:prstGeom>
                  </pic:spPr>
                </pic:pic>
              </a:graphicData>
            </a:graphic>
          </wp:inline>
        </w:drawing>
      </w:r>
    </w:p>
    <w:p>
      <w:pPr>
        <w:pStyle w:val="12"/>
        <w:spacing w:line="360" w:lineRule="auto"/>
        <w:rPr>
          <w:szCs w:val="21"/>
        </w:rPr>
      </w:pPr>
      <w:r>
        <w:rPr>
          <w:rFonts w:hint="eastAsia"/>
          <w:szCs w:val="21"/>
        </w:rPr>
        <w:t>在</w:t>
      </w:r>
      <w:r>
        <w:rPr>
          <w:szCs w:val="21"/>
        </w:rPr>
        <w:t>对应</w:t>
      </w:r>
      <w:r>
        <w:rPr>
          <w:rFonts w:hint="eastAsia"/>
          <w:szCs w:val="21"/>
        </w:rPr>
        <w:t>级别</w:t>
      </w:r>
      <w:r>
        <w:rPr>
          <w:szCs w:val="21"/>
        </w:rPr>
        <w:t>下点击</w:t>
      </w:r>
      <w:r>
        <w:drawing>
          <wp:inline distT="0" distB="0" distL="0" distR="0">
            <wp:extent cx="247015" cy="266065"/>
            <wp:effectExtent l="0" t="0" r="635"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49"/>
                    <a:stretch>
                      <a:fillRect/>
                    </a:stretch>
                  </pic:blipFill>
                  <pic:spPr>
                    <a:xfrm>
                      <a:off x="0" y="0"/>
                      <a:ext cx="247619" cy="266667"/>
                    </a:xfrm>
                    <a:prstGeom prst="rect">
                      <a:avLst/>
                    </a:prstGeom>
                  </pic:spPr>
                </pic:pic>
              </a:graphicData>
            </a:graphic>
          </wp:inline>
        </w:drawing>
      </w:r>
      <w:r>
        <w:rPr>
          <w:rFonts w:hint="eastAsia"/>
          <w:szCs w:val="21"/>
        </w:rPr>
        <w:t>可进行规则的</w:t>
      </w:r>
      <w:r>
        <w:rPr>
          <w:szCs w:val="21"/>
        </w:rPr>
        <w:t>新增</w:t>
      </w:r>
      <w:r>
        <w:rPr>
          <w:rFonts w:hint="eastAsia"/>
          <w:szCs w:val="21"/>
        </w:rPr>
        <w:t>，新增时会进行</w:t>
      </w:r>
      <w:r>
        <w:rPr>
          <w:szCs w:val="21"/>
        </w:rPr>
        <w:t>规则内容的校验，相同的规则</w:t>
      </w:r>
      <w:r>
        <w:rPr>
          <w:rFonts w:hint="eastAsia"/>
          <w:szCs w:val="21"/>
        </w:rPr>
        <w:t>只</w:t>
      </w:r>
      <w:r>
        <w:rPr>
          <w:szCs w:val="21"/>
        </w:rPr>
        <w:t>有一条数据</w:t>
      </w:r>
      <w:r>
        <w:rPr>
          <w:rFonts w:hint="eastAsia"/>
          <w:szCs w:val="21"/>
        </w:rPr>
        <w:t>且</w:t>
      </w:r>
      <w:r>
        <w:rPr>
          <w:szCs w:val="21"/>
        </w:rPr>
        <w:t>界面会进行友好性提示，</w:t>
      </w:r>
      <w:r>
        <w:rPr>
          <w:rFonts w:hint="eastAsia"/>
          <w:szCs w:val="21"/>
        </w:rPr>
        <w:t>如下图</w:t>
      </w:r>
      <w:r>
        <w:rPr>
          <w:szCs w:val="21"/>
        </w:rPr>
        <w:t>所示：</w:t>
      </w:r>
    </w:p>
    <w:p>
      <w:pPr>
        <w:pStyle w:val="12"/>
        <w:spacing w:line="360" w:lineRule="auto"/>
        <w:rPr>
          <w:szCs w:val="21"/>
        </w:rPr>
      </w:pPr>
      <w:r>
        <w:drawing>
          <wp:inline distT="0" distB="0" distL="0" distR="0">
            <wp:extent cx="2875915" cy="1237615"/>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50"/>
                    <a:stretch>
                      <a:fillRect/>
                    </a:stretch>
                  </pic:blipFill>
                  <pic:spPr>
                    <a:xfrm>
                      <a:off x="0" y="0"/>
                      <a:ext cx="2876190" cy="1238095"/>
                    </a:xfrm>
                    <a:prstGeom prst="rect">
                      <a:avLst/>
                    </a:prstGeom>
                  </pic:spPr>
                </pic:pic>
              </a:graphicData>
            </a:graphic>
          </wp:inline>
        </w:drawing>
      </w:r>
    </w:p>
    <w:p>
      <w:pPr>
        <w:pStyle w:val="12"/>
        <w:spacing w:line="360" w:lineRule="auto"/>
        <w:rPr>
          <w:szCs w:val="21"/>
        </w:rPr>
      </w:pPr>
      <w:r>
        <w:rPr>
          <w:szCs w:val="21"/>
        </w:rPr>
        <w:t>在对应级别下点击</w:t>
      </w:r>
      <w:r>
        <w:drawing>
          <wp:inline distT="0" distB="0" distL="0" distR="0">
            <wp:extent cx="275590" cy="27559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51"/>
                    <a:stretch>
                      <a:fillRect/>
                    </a:stretch>
                  </pic:blipFill>
                  <pic:spPr>
                    <a:xfrm>
                      <a:off x="0" y="0"/>
                      <a:ext cx="276190" cy="276190"/>
                    </a:xfrm>
                    <a:prstGeom prst="rect">
                      <a:avLst/>
                    </a:prstGeom>
                  </pic:spPr>
                </pic:pic>
              </a:graphicData>
            </a:graphic>
          </wp:inline>
        </w:drawing>
      </w:r>
      <w:r>
        <w:rPr>
          <w:rFonts w:hint="eastAsia"/>
          <w:szCs w:val="21"/>
        </w:rPr>
        <w:t>可进行</w:t>
      </w:r>
      <w:r>
        <w:rPr>
          <w:szCs w:val="21"/>
        </w:rPr>
        <w:t>规则的</w:t>
      </w:r>
      <w:r>
        <w:rPr>
          <w:rFonts w:hint="eastAsia"/>
          <w:szCs w:val="21"/>
        </w:rPr>
        <w:t>删除</w:t>
      </w:r>
      <w:r>
        <w:rPr>
          <w:szCs w:val="21"/>
        </w:rPr>
        <w:t>；</w:t>
      </w:r>
    </w:p>
    <w:p>
      <w:pPr>
        <w:pStyle w:val="12"/>
        <w:spacing w:line="360" w:lineRule="auto"/>
        <w:ind w:firstLine="422"/>
        <w:rPr>
          <w:b/>
          <w:szCs w:val="21"/>
        </w:rPr>
      </w:pPr>
      <w:r>
        <w:rPr>
          <w:rFonts w:hint="eastAsia"/>
          <w:b/>
          <w:szCs w:val="21"/>
        </w:rPr>
        <w:t>界面元素说明：</w:t>
      </w:r>
    </w:p>
    <w:p>
      <w:pPr>
        <w:pStyle w:val="12"/>
        <w:numPr>
          <w:ilvl w:val="0"/>
          <w:numId w:val="38"/>
        </w:numPr>
        <w:spacing w:line="360" w:lineRule="auto"/>
        <w:ind w:firstLineChars="0"/>
        <w:rPr>
          <w:szCs w:val="21"/>
        </w:rPr>
      </w:pPr>
      <w:r>
        <w:rPr>
          <w:rFonts w:hint="eastAsia"/>
          <w:szCs w:val="21"/>
        </w:rPr>
        <w:t>告警指标：通话时长/hold线时长/小休时长/整理时长,数据字典维护，下拉框可单选；</w:t>
      </w:r>
    </w:p>
    <w:p>
      <w:pPr>
        <w:pStyle w:val="12"/>
        <w:numPr>
          <w:ilvl w:val="0"/>
          <w:numId w:val="38"/>
        </w:numPr>
        <w:spacing w:line="360" w:lineRule="auto"/>
        <w:ind w:firstLineChars="0"/>
        <w:rPr>
          <w:szCs w:val="21"/>
        </w:rPr>
      </w:pPr>
      <w:r>
        <w:rPr>
          <w:rFonts w:hint="eastAsia"/>
          <w:szCs w:val="21"/>
        </w:rPr>
        <w:t>最小值：输入框；</w:t>
      </w:r>
    </w:p>
    <w:p>
      <w:pPr>
        <w:pStyle w:val="12"/>
        <w:numPr>
          <w:ilvl w:val="0"/>
          <w:numId w:val="38"/>
        </w:numPr>
        <w:spacing w:line="360" w:lineRule="auto"/>
        <w:ind w:firstLineChars="0"/>
        <w:rPr>
          <w:szCs w:val="21"/>
        </w:rPr>
      </w:pPr>
      <w:r>
        <w:rPr>
          <w:rFonts w:hint="eastAsia"/>
          <w:szCs w:val="21"/>
        </w:rPr>
        <w:t>最大值：输入框；</w:t>
      </w:r>
    </w:p>
    <w:p>
      <w:pPr>
        <w:pStyle w:val="12"/>
        <w:numPr>
          <w:ilvl w:val="0"/>
          <w:numId w:val="38"/>
        </w:numPr>
        <w:spacing w:line="360" w:lineRule="auto"/>
        <w:ind w:firstLineChars="0"/>
        <w:rPr>
          <w:szCs w:val="21"/>
        </w:rPr>
      </w:pPr>
      <w:r>
        <w:rPr>
          <w:rFonts w:hint="eastAsia"/>
          <w:szCs w:val="21"/>
        </w:rPr>
        <w:t>指标</w:t>
      </w:r>
      <w:r>
        <w:rPr>
          <w:szCs w:val="21"/>
        </w:rPr>
        <w:t>单位：秒/</w:t>
      </w:r>
      <w:r>
        <w:rPr>
          <w:rFonts w:hint="eastAsia"/>
          <w:szCs w:val="21"/>
        </w:rPr>
        <w:t>个</w:t>
      </w:r>
      <w:r>
        <w:rPr>
          <w:szCs w:val="21"/>
        </w:rPr>
        <w:t>，下拉框可选；</w:t>
      </w:r>
    </w:p>
    <w:p>
      <w:pPr>
        <w:pStyle w:val="4"/>
        <w:numPr>
          <w:ilvl w:val="2"/>
          <w:numId w:val="13"/>
        </w:numPr>
        <w:tabs>
          <w:tab w:val="left" w:pos="1080"/>
        </w:tabs>
        <w:spacing w:before="240" w:after="240" w:line="240" w:lineRule="auto"/>
        <w:jc w:val="left"/>
        <w:rPr>
          <w:sz w:val="21"/>
          <w:szCs w:val="21"/>
        </w:rPr>
      </w:pPr>
      <w:bookmarkStart w:id="67" w:name="_Toc504230809"/>
      <w:r>
        <w:rPr>
          <w:rFonts w:hint="eastAsia"/>
          <w:sz w:val="21"/>
          <w:szCs w:val="21"/>
        </w:rPr>
        <w:t>告警方式设置</w:t>
      </w:r>
      <w:bookmarkEnd w:id="67"/>
    </w:p>
    <w:p>
      <w:pPr>
        <w:ind w:firstLine="422" w:firstLineChars="200"/>
        <w:rPr>
          <w:b/>
          <w:sz w:val="21"/>
          <w:szCs w:val="21"/>
        </w:rPr>
      </w:pPr>
      <w:r>
        <w:rPr>
          <w:rFonts w:hint="eastAsia"/>
          <w:b/>
          <w:sz w:val="21"/>
          <w:szCs w:val="21"/>
        </w:rPr>
        <w:t>一、功能描述</w:t>
      </w:r>
    </w:p>
    <w:p>
      <w:pPr>
        <w:ind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可根据不同的告警级别、</w:t>
      </w:r>
      <w:r>
        <w:rPr>
          <w:color w:val="000000" w:themeColor="text1"/>
          <w:sz w:val="21"/>
          <w:szCs w:val="21"/>
          <w14:textFill>
            <w14:solidFill>
              <w14:schemeClr w14:val="tx1"/>
            </w14:solidFill>
          </w14:textFill>
        </w:rPr>
        <w:t>不同的告警指标</w:t>
      </w:r>
      <w:r>
        <w:rPr>
          <w:rFonts w:hint="eastAsia"/>
          <w:color w:val="000000" w:themeColor="text1"/>
          <w:sz w:val="21"/>
          <w:szCs w:val="21"/>
          <w14:textFill>
            <w14:solidFill>
              <w14:schemeClr w14:val="tx1"/>
            </w14:solidFill>
          </w14:textFill>
        </w:rPr>
        <w:t>去设置不同的告警方式、告警颜色以及通知的对象及范围。</w:t>
      </w:r>
    </w:p>
    <w:p>
      <w:pPr>
        <w:ind w:firstLine="422" w:firstLineChars="200"/>
        <w:rPr>
          <w:b/>
          <w:color w:val="FF0000"/>
          <w:sz w:val="21"/>
          <w:szCs w:val="21"/>
        </w:rPr>
      </w:pPr>
      <w:r>
        <w:rPr>
          <w:rFonts w:hint="eastAsia"/>
          <w:b/>
          <w:sz w:val="21"/>
          <w:szCs w:val="21"/>
        </w:rPr>
        <w:t>二、界面原型</w:t>
      </w:r>
    </w:p>
    <w:p>
      <w:pPr>
        <w:pStyle w:val="12"/>
        <w:spacing w:line="360" w:lineRule="auto"/>
        <w:rPr>
          <w:szCs w:val="21"/>
        </w:rPr>
      </w:pPr>
      <w:r>
        <w:rPr>
          <w:rFonts w:hint="eastAsia"/>
          <w:szCs w:val="21"/>
        </w:rPr>
        <w:t>【告警方式设置】界面如下所示：</w:t>
      </w:r>
    </w:p>
    <w:p>
      <w:pPr>
        <w:pStyle w:val="12"/>
        <w:spacing w:line="360" w:lineRule="auto"/>
        <w:rPr>
          <w:szCs w:val="21"/>
        </w:rPr>
      </w:pPr>
      <w:r>
        <w:rPr>
          <w:szCs w:val="21"/>
        </w:rPr>
        <w:drawing>
          <wp:inline distT="0" distB="0" distL="0" distR="0">
            <wp:extent cx="5731510" cy="3582035"/>
            <wp:effectExtent l="0" t="0" r="2540" b="0"/>
            <wp:docPr id="87" name="图片 87" descr="C:\Users\hujy\Documents\Tencent Files\1273154878\FileRecv\警告方式设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hujy\Documents\Tencent Files\1273154878\FileRecv\警告方式设置.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731510" cy="3582194"/>
                    </a:xfrm>
                    <a:prstGeom prst="rect">
                      <a:avLst/>
                    </a:prstGeom>
                    <a:noFill/>
                    <a:ln>
                      <a:noFill/>
                    </a:ln>
                  </pic:spPr>
                </pic:pic>
              </a:graphicData>
            </a:graphic>
          </wp:inline>
        </w:drawing>
      </w:r>
    </w:p>
    <w:p>
      <w:pPr>
        <w:pStyle w:val="12"/>
        <w:spacing w:line="360" w:lineRule="auto"/>
        <w:rPr>
          <w:szCs w:val="21"/>
        </w:rPr>
      </w:pPr>
      <w:r>
        <w:rPr>
          <w:rFonts w:hint="eastAsia"/>
          <w:szCs w:val="21"/>
        </w:rPr>
        <w:t>点击“新增”界面如下所示：</w:t>
      </w:r>
    </w:p>
    <w:p>
      <w:pPr>
        <w:pStyle w:val="12"/>
        <w:spacing w:line="360" w:lineRule="auto"/>
        <w:rPr>
          <w:szCs w:val="21"/>
        </w:rPr>
      </w:pPr>
      <w:r>
        <w:drawing>
          <wp:inline distT="0" distB="0" distL="0" distR="0">
            <wp:extent cx="5731510" cy="2418715"/>
            <wp:effectExtent l="0" t="0" r="254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3"/>
                    <a:stretch>
                      <a:fillRect/>
                    </a:stretch>
                  </pic:blipFill>
                  <pic:spPr>
                    <a:xfrm>
                      <a:off x="0" y="0"/>
                      <a:ext cx="5731510" cy="2418715"/>
                    </a:xfrm>
                    <a:prstGeom prst="rect">
                      <a:avLst/>
                    </a:prstGeom>
                  </pic:spPr>
                </pic:pic>
              </a:graphicData>
            </a:graphic>
          </wp:inline>
        </w:drawing>
      </w:r>
    </w:p>
    <w:p>
      <w:pPr>
        <w:pStyle w:val="12"/>
        <w:spacing w:line="360" w:lineRule="auto"/>
        <w:ind w:firstLine="422"/>
        <w:rPr>
          <w:b/>
          <w:szCs w:val="21"/>
        </w:rPr>
      </w:pPr>
      <w:r>
        <w:rPr>
          <w:rFonts w:hint="eastAsia"/>
          <w:b/>
          <w:szCs w:val="21"/>
        </w:rPr>
        <w:t>界面元素说明：</w:t>
      </w:r>
    </w:p>
    <w:p>
      <w:pPr>
        <w:pStyle w:val="12"/>
        <w:numPr>
          <w:ilvl w:val="0"/>
          <w:numId w:val="38"/>
        </w:numPr>
        <w:spacing w:line="360" w:lineRule="auto"/>
        <w:ind w:firstLineChars="0"/>
        <w:rPr>
          <w:szCs w:val="21"/>
        </w:rPr>
      </w:pPr>
      <w:r>
        <w:rPr>
          <w:rFonts w:hint="eastAsia"/>
          <w:szCs w:val="21"/>
        </w:rPr>
        <w:t>告警级别：一级/二级/三级，数据字典维护，下拉框可单选；</w:t>
      </w:r>
    </w:p>
    <w:p>
      <w:pPr>
        <w:pStyle w:val="12"/>
        <w:numPr>
          <w:ilvl w:val="0"/>
          <w:numId w:val="38"/>
        </w:numPr>
        <w:spacing w:line="360" w:lineRule="auto"/>
        <w:ind w:firstLineChars="0"/>
        <w:rPr>
          <w:szCs w:val="21"/>
        </w:rPr>
      </w:pPr>
      <w:r>
        <w:rPr>
          <w:rFonts w:hint="eastAsia"/>
          <w:szCs w:val="21"/>
        </w:rPr>
        <w:t>告警</w:t>
      </w:r>
      <w:r>
        <w:rPr>
          <w:szCs w:val="21"/>
        </w:rPr>
        <w:t>指标：</w:t>
      </w:r>
      <w:r>
        <w:rPr>
          <w:rFonts w:hint="eastAsia"/>
          <w:szCs w:val="21"/>
        </w:rPr>
        <w:t>通话时长/hold线时长/小休时长/整理时长,数据字典维护，下拉框可单选；</w:t>
      </w:r>
    </w:p>
    <w:p>
      <w:pPr>
        <w:pStyle w:val="12"/>
        <w:numPr>
          <w:ilvl w:val="0"/>
          <w:numId w:val="38"/>
        </w:numPr>
        <w:spacing w:line="360" w:lineRule="auto"/>
        <w:ind w:firstLineChars="0"/>
        <w:rPr>
          <w:szCs w:val="21"/>
        </w:rPr>
      </w:pPr>
      <w:r>
        <w:rPr>
          <w:rFonts w:hint="eastAsia"/>
          <w:szCs w:val="21"/>
        </w:rPr>
        <w:t>告警方式：颜色，数据字典维护；</w:t>
      </w:r>
    </w:p>
    <w:p>
      <w:pPr>
        <w:pStyle w:val="12"/>
        <w:numPr>
          <w:ilvl w:val="0"/>
          <w:numId w:val="38"/>
        </w:numPr>
        <w:spacing w:line="360" w:lineRule="auto"/>
        <w:ind w:firstLineChars="0"/>
        <w:rPr>
          <w:szCs w:val="21"/>
        </w:rPr>
      </w:pPr>
      <w:r>
        <w:rPr>
          <w:rFonts w:hint="eastAsia"/>
          <w:szCs w:val="21"/>
        </w:rPr>
        <w:t>告警颜色：可选择对应</w:t>
      </w:r>
      <w:r>
        <w:rPr>
          <w:szCs w:val="21"/>
        </w:rPr>
        <w:t>级别的告警颜色</w:t>
      </w:r>
      <w:r>
        <w:rPr>
          <w:rFonts w:hint="eastAsia"/>
          <w:szCs w:val="21"/>
        </w:rPr>
        <w:t>；</w:t>
      </w:r>
    </w:p>
    <w:p>
      <w:pPr>
        <w:pStyle w:val="12"/>
        <w:numPr>
          <w:ilvl w:val="0"/>
          <w:numId w:val="38"/>
        </w:numPr>
        <w:spacing w:line="360" w:lineRule="auto"/>
        <w:ind w:firstLineChars="0"/>
        <w:rPr>
          <w:szCs w:val="21"/>
        </w:rPr>
      </w:pPr>
      <w:r>
        <w:rPr>
          <w:rFonts w:hint="eastAsia"/>
          <w:szCs w:val="21"/>
        </w:rPr>
        <w:t>告警范围：弹框可选，本机构/本机构及下级机构；</w:t>
      </w:r>
    </w:p>
    <w:p>
      <w:pPr>
        <w:pStyle w:val="12"/>
        <w:numPr>
          <w:ilvl w:val="0"/>
          <w:numId w:val="38"/>
        </w:numPr>
        <w:spacing w:line="360" w:lineRule="auto"/>
        <w:ind w:firstLineChars="0"/>
        <w:rPr>
          <w:szCs w:val="21"/>
        </w:rPr>
      </w:pPr>
      <w:r>
        <w:rPr>
          <w:rFonts w:hint="eastAsia"/>
          <w:szCs w:val="21"/>
        </w:rPr>
        <w:t>通知员工组：弹框可选通知员工组；（数据来源于</w:t>
      </w:r>
      <w:r>
        <w:rPr>
          <w:szCs w:val="21"/>
        </w:rPr>
        <w:t>业务</w:t>
      </w:r>
      <w:r>
        <w:rPr>
          <w:rFonts w:hint="eastAsia"/>
          <w:szCs w:val="21"/>
        </w:rPr>
        <w:t>分组</w:t>
      </w:r>
      <w:r>
        <w:rPr>
          <w:szCs w:val="21"/>
        </w:rPr>
        <w:t>中的数据</w:t>
      </w:r>
      <w:r>
        <w:rPr>
          <w:rFonts w:hint="eastAsia"/>
          <w:szCs w:val="21"/>
        </w:rPr>
        <w:t>）</w:t>
      </w:r>
    </w:p>
    <w:p>
      <w:pPr>
        <w:pStyle w:val="4"/>
        <w:numPr>
          <w:ilvl w:val="2"/>
          <w:numId w:val="13"/>
        </w:numPr>
        <w:tabs>
          <w:tab w:val="left" w:pos="1080"/>
        </w:tabs>
        <w:spacing w:before="240" w:after="240" w:line="240" w:lineRule="auto"/>
        <w:jc w:val="left"/>
        <w:rPr>
          <w:sz w:val="21"/>
          <w:szCs w:val="21"/>
        </w:rPr>
      </w:pPr>
      <w:bookmarkStart w:id="68" w:name="_Toc504230810"/>
      <w:r>
        <w:rPr>
          <w:rFonts w:hint="eastAsia"/>
          <w:sz w:val="21"/>
          <w:szCs w:val="21"/>
        </w:rPr>
        <w:t>客户IVR默认语言设置（1.6期）</w:t>
      </w:r>
      <w:bookmarkEnd w:id="68"/>
    </w:p>
    <w:p>
      <w:pPr>
        <w:ind w:firstLine="422" w:firstLineChars="200"/>
        <w:rPr>
          <w:b/>
          <w:color w:val="FF0000"/>
          <w:sz w:val="21"/>
          <w:szCs w:val="21"/>
        </w:rPr>
      </w:pPr>
      <w:r>
        <w:rPr>
          <w:rFonts w:hint="eastAsia"/>
          <w:b/>
          <w:sz w:val="21"/>
          <w:szCs w:val="21"/>
        </w:rPr>
        <w:t>一、功能描述</w:t>
      </w:r>
    </w:p>
    <w:p>
      <w:pPr>
        <w:pStyle w:val="12"/>
        <w:spacing w:line="360" w:lineRule="auto"/>
        <w:rPr>
          <w:b/>
          <w:szCs w:val="21"/>
        </w:rPr>
      </w:pPr>
      <w:r>
        <w:rPr>
          <w:rFonts w:hint="eastAsia"/>
          <w:szCs w:val="21"/>
        </w:rPr>
        <w:t>根据电话号码来查询该客户最近两个月的三次IVR语言选择记录，客户连续三次选择后为默认语言，并支持坐席进行修改。</w:t>
      </w:r>
    </w:p>
    <w:p>
      <w:pPr>
        <w:ind w:firstLine="422" w:firstLineChars="200"/>
        <w:rPr>
          <w:b/>
          <w:color w:val="FF0000"/>
          <w:sz w:val="21"/>
          <w:szCs w:val="21"/>
        </w:rPr>
      </w:pPr>
      <w:r>
        <w:rPr>
          <w:rFonts w:hint="eastAsia"/>
          <w:b/>
          <w:sz w:val="21"/>
          <w:szCs w:val="21"/>
        </w:rPr>
        <w:t>二、界面原型</w:t>
      </w:r>
    </w:p>
    <w:p>
      <w:pPr>
        <w:pStyle w:val="12"/>
        <w:spacing w:line="360" w:lineRule="auto"/>
        <w:rPr>
          <w:szCs w:val="21"/>
        </w:rPr>
      </w:pPr>
      <w:r>
        <w:rPr>
          <w:rFonts w:hint="eastAsia"/>
          <w:szCs w:val="21"/>
        </w:rPr>
        <w:t>【客户IVR默认语言设置】界面如下所示：</w:t>
      </w:r>
    </w:p>
    <w:p>
      <w:pPr>
        <w:pStyle w:val="12"/>
        <w:spacing w:line="360" w:lineRule="auto"/>
        <w:rPr>
          <w:szCs w:val="21"/>
        </w:rPr>
      </w:pPr>
      <w:r>
        <w:rPr>
          <w:rFonts w:hint="eastAsia"/>
          <w:szCs w:val="21"/>
        </w:rPr>
        <w:drawing>
          <wp:inline distT="0" distB="0" distL="0" distR="0">
            <wp:extent cx="5731510" cy="358203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pStyle w:val="12"/>
        <w:spacing w:line="360" w:lineRule="auto"/>
        <w:rPr>
          <w:color w:val="FF0000"/>
          <w:szCs w:val="21"/>
        </w:rPr>
      </w:pPr>
      <w:r>
        <w:rPr>
          <w:rFonts w:hint="eastAsia"/>
          <w:color w:val="FF0000"/>
          <w:szCs w:val="21"/>
        </w:rPr>
        <w:t xml:space="preserve">注：只显示该客户最近两个月的三笔记录； </w:t>
      </w:r>
    </w:p>
    <w:p>
      <w:pPr>
        <w:pStyle w:val="12"/>
        <w:spacing w:line="360" w:lineRule="auto"/>
        <w:ind w:firstLineChars="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选中一条记录后，点击“语言设置”，界面如下图所示：</w:t>
      </w:r>
    </w:p>
    <w:p>
      <w:pPr>
        <w:pStyle w:val="12"/>
        <w:spacing w:line="360" w:lineRule="auto"/>
        <w:ind w:firstLineChars="0"/>
        <w:rPr>
          <w:color w:val="000000" w:themeColor="text1"/>
          <w:szCs w:val="21"/>
          <w14:textFill>
            <w14:solidFill>
              <w14:schemeClr w14:val="tx1"/>
            </w14:solidFill>
          </w14:textFill>
        </w:rPr>
      </w:pPr>
      <w:r>
        <w:rPr>
          <w:color w:val="000000" w:themeColor="text1"/>
          <w:szCs w:val="21"/>
          <w14:textFill>
            <w14:solidFill>
              <w14:schemeClr w14:val="tx1"/>
            </w14:solidFill>
          </w14:textFill>
        </w:rPr>
        <w:drawing>
          <wp:inline distT="0" distB="0" distL="0" distR="0">
            <wp:extent cx="5731510" cy="35820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pPr>
        <w:pStyle w:val="4"/>
        <w:numPr>
          <w:ilvl w:val="2"/>
          <w:numId w:val="13"/>
        </w:numPr>
        <w:tabs>
          <w:tab w:val="left" w:pos="1080"/>
        </w:tabs>
        <w:spacing w:before="240" w:after="240" w:line="240" w:lineRule="auto"/>
        <w:jc w:val="left"/>
        <w:rPr>
          <w:sz w:val="21"/>
          <w:szCs w:val="21"/>
        </w:rPr>
      </w:pPr>
      <w:bookmarkStart w:id="69" w:name="_Toc504230814"/>
      <w:bookmarkStart w:id="70" w:name="_Toc493630107"/>
      <w:r>
        <w:rPr>
          <w:rFonts w:hint="eastAsia"/>
          <w:sz w:val="21"/>
          <w:szCs w:val="21"/>
        </w:rPr>
        <w:t>短信发送</w:t>
      </w:r>
      <w:bookmarkEnd w:id="69"/>
      <w:bookmarkEnd w:id="70"/>
    </w:p>
    <w:p>
      <w:pPr>
        <w:ind w:firstLine="422" w:firstLineChars="200"/>
        <w:rPr>
          <w:b/>
          <w:color w:val="FF0000"/>
          <w:sz w:val="21"/>
          <w:szCs w:val="21"/>
        </w:rPr>
      </w:pPr>
      <w:r>
        <w:rPr>
          <w:rFonts w:hint="eastAsia"/>
          <w:b/>
          <w:sz w:val="21"/>
          <w:szCs w:val="21"/>
        </w:rPr>
        <w:t>一、功能描述</w:t>
      </w:r>
    </w:p>
    <w:p>
      <w:pPr>
        <w:ind w:firstLine="420" w:firstLineChars="200"/>
        <w:rPr>
          <w:color w:val="000000"/>
          <w:sz w:val="21"/>
          <w:szCs w:val="21"/>
        </w:rPr>
      </w:pPr>
      <w:r>
        <w:rPr>
          <w:rFonts w:hint="eastAsia"/>
          <w:sz w:val="21"/>
          <w:szCs w:val="21"/>
        </w:rPr>
        <w:t>实现单客户或者批量号码的短信推送</w:t>
      </w:r>
      <w:r>
        <w:rPr>
          <w:rFonts w:hint="eastAsia"/>
          <w:color w:val="000000"/>
          <w:sz w:val="21"/>
          <w:szCs w:val="21"/>
        </w:rPr>
        <w:t>。</w:t>
      </w:r>
    </w:p>
    <w:p>
      <w:pPr>
        <w:ind w:firstLine="422" w:firstLineChars="200"/>
        <w:rPr>
          <w:b/>
          <w:sz w:val="21"/>
          <w:szCs w:val="21"/>
        </w:rPr>
      </w:pPr>
      <w:r>
        <w:rPr>
          <w:rFonts w:hint="eastAsia"/>
          <w:b/>
          <w:sz w:val="21"/>
          <w:szCs w:val="21"/>
        </w:rPr>
        <w:t>二、界面原型</w:t>
      </w:r>
    </w:p>
    <w:p>
      <w:pPr>
        <w:ind w:firstLine="420" w:firstLineChars="200"/>
        <w:rPr>
          <w:sz w:val="21"/>
          <w:szCs w:val="21"/>
        </w:rPr>
      </w:pPr>
      <w:r>
        <w:rPr>
          <w:rFonts w:hint="eastAsia"/>
          <w:sz w:val="21"/>
          <w:szCs w:val="21"/>
        </w:rPr>
        <w:t xml:space="preserve">单客户、批量号码短信发送界面如下图所示： </w:t>
      </w:r>
    </w:p>
    <w:p>
      <w:pPr>
        <w:ind w:left="480" w:leftChars="200"/>
        <w:rPr>
          <w:sz w:val="21"/>
          <w:szCs w:val="21"/>
          <w:lang w:eastAsia="zh-TW"/>
        </w:rPr>
      </w:pPr>
      <w:r>
        <w:rPr>
          <w:sz w:val="21"/>
          <w:szCs w:val="21"/>
        </w:rPr>
        <w:drawing>
          <wp:inline distT="0" distB="0" distL="0" distR="0">
            <wp:extent cx="5718175" cy="3576320"/>
            <wp:effectExtent l="0" t="0" r="0" b="5080"/>
            <wp:docPr id="31" name="图片 28" descr="信息发送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descr="信息发送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718175" cy="3576320"/>
                    </a:xfrm>
                    <a:prstGeom prst="rect">
                      <a:avLst/>
                    </a:prstGeom>
                    <a:noFill/>
                    <a:ln>
                      <a:noFill/>
                    </a:ln>
                  </pic:spPr>
                </pic:pic>
              </a:graphicData>
            </a:graphic>
          </wp:inline>
        </w:drawing>
      </w:r>
    </w:p>
    <w:p>
      <w:pPr>
        <w:numPr>
          <w:ilvl w:val="0"/>
          <w:numId w:val="39"/>
        </w:numPr>
        <w:shd w:val="clear" w:color="auto" w:fill="FFFFFF"/>
        <w:spacing w:after="0"/>
        <w:jc w:val="left"/>
        <w:rPr>
          <w:sz w:val="21"/>
          <w:szCs w:val="21"/>
          <w:lang w:eastAsia="zh-TW"/>
        </w:rPr>
      </w:pPr>
      <w:bookmarkStart w:id="71" w:name="_Toc493630109"/>
      <w:r>
        <w:rPr>
          <w:rFonts w:hint="eastAsia"/>
          <w:sz w:val="21"/>
          <w:szCs w:val="21"/>
          <w:lang w:eastAsia="zh-TW"/>
        </w:rPr>
        <w:t>坐席可输入手机号码进行短信发送，批量号码支持用分号隔开；</w:t>
      </w:r>
    </w:p>
    <w:p>
      <w:pPr>
        <w:numPr>
          <w:ilvl w:val="0"/>
          <w:numId w:val="39"/>
        </w:numPr>
        <w:shd w:val="clear" w:color="auto" w:fill="FFFFFF"/>
        <w:spacing w:after="0"/>
        <w:jc w:val="left"/>
        <w:rPr>
          <w:sz w:val="21"/>
          <w:szCs w:val="21"/>
          <w:lang w:eastAsia="zh-TW"/>
        </w:rPr>
      </w:pPr>
      <w:r>
        <w:rPr>
          <w:rFonts w:hint="eastAsia"/>
          <w:sz w:val="21"/>
          <w:szCs w:val="21"/>
          <w:lang w:eastAsia="zh-TW"/>
        </w:rPr>
        <w:t>信息类型、模板为树状结构在左侧展示，且支持关键字查找，快速定位选择。</w:t>
      </w:r>
    </w:p>
    <w:p>
      <w:pPr>
        <w:numPr>
          <w:ilvl w:val="0"/>
          <w:numId w:val="39"/>
        </w:numPr>
        <w:shd w:val="clear" w:color="auto" w:fill="FFFFFF"/>
        <w:spacing w:after="0"/>
        <w:jc w:val="left"/>
        <w:rPr>
          <w:sz w:val="21"/>
          <w:szCs w:val="21"/>
          <w:lang w:eastAsia="zh-TW"/>
        </w:rPr>
      </w:pPr>
      <w:r>
        <w:rPr>
          <w:rFonts w:hint="eastAsia"/>
          <w:sz w:val="21"/>
          <w:szCs w:val="21"/>
          <w:lang w:eastAsia="zh-TW"/>
        </w:rPr>
        <w:t>选中模块后短信内容在右侧显示，短信内容可自动带入，若模板内容为可编辑时，坐席可编辑内容后在发送；若模板内容为不可编辑时，短信内容则不可修改，坐席直接发送。</w:t>
      </w:r>
    </w:p>
    <w:bookmarkEnd w:id="37"/>
    <w:bookmarkEnd w:id="38"/>
    <w:bookmarkEnd w:id="71"/>
    <w:p>
      <w:pPr>
        <w:pStyle w:val="3"/>
        <w:numPr>
          <w:ilvl w:val="1"/>
          <w:numId w:val="13"/>
        </w:numPr>
        <w:tabs>
          <w:tab w:val="left" w:pos="720"/>
        </w:tabs>
        <w:snapToGrid w:val="0"/>
        <w:spacing w:before="240" w:after="240" w:line="240" w:lineRule="auto"/>
        <w:jc w:val="left"/>
        <w:rPr>
          <w:rFonts w:ascii="宋体" w:hAnsi="宋体"/>
          <w:sz w:val="21"/>
          <w:szCs w:val="21"/>
        </w:rPr>
      </w:pPr>
      <w:bookmarkStart w:id="72" w:name="_Toc504230815"/>
      <w:bookmarkStart w:id="73" w:name="_Toc493630085"/>
      <w:r>
        <w:rPr>
          <w:rFonts w:hint="eastAsia" w:ascii="宋体" w:hAnsi="宋体"/>
          <w:sz w:val="21"/>
          <w:szCs w:val="21"/>
        </w:rPr>
        <w:t>满意度管理</w:t>
      </w:r>
      <w:bookmarkEnd w:id="72"/>
    </w:p>
    <w:p>
      <w:pPr>
        <w:pStyle w:val="4"/>
        <w:numPr>
          <w:ilvl w:val="2"/>
          <w:numId w:val="13"/>
        </w:numPr>
        <w:tabs>
          <w:tab w:val="left" w:pos="1080"/>
        </w:tabs>
        <w:spacing w:before="240" w:after="240" w:line="240" w:lineRule="auto"/>
        <w:jc w:val="left"/>
        <w:rPr>
          <w:sz w:val="21"/>
          <w:szCs w:val="21"/>
        </w:rPr>
      </w:pPr>
      <w:bookmarkStart w:id="74" w:name="_Toc493630101"/>
      <w:bookmarkStart w:id="75" w:name="_Toc504230816"/>
      <w:r>
        <w:rPr>
          <w:rFonts w:hint="eastAsia"/>
          <w:sz w:val="21"/>
          <w:szCs w:val="21"/>
        </w:rPr>
        <w:t>短信满意度调查</w:t>
      </w:r>
      <w:bookmarkEnd w:id="74"/>
      <w:bookmarkEnd w:id="75"/>
    </w:p>
    <w:p>
      <w:pPr>
        <w:pStyle w:val="12"/>
        <w:numPr>
          <w:ilvl w:val="0"/>
          <w:numId w:val="40"/>
        </w:numPr>
        <w:spacing w:line="360" w:lineRule="auto"/>
        <w:ind w:firstLineChars="0"/>
        <w:rPr>
          <w:b/>
          <w:szCs w:val="21"/>
        </w:rPr>
      </w:pPr>
      <w:r>
        <w:rPr>
          <w:rFonts w:hint="eastAsia"/>
          <w:b/>
          <w:szCs w:val="21"/>
        </w:rPr>
        <w:t>调查流程</w:t>
      </w:r>
    </w:p>
    <w:p>
      <w:pPr>
        <w:pStyle w:val="12"/>
        <w:spacing w:line="360" w:lineRule="auto"/>
        <w:ind w:left="422" w:firstLine="0" w:firstLineChars="0"/>
        <w:rPr>
          <w:b/>
          <w:szCs w:val="21"/>
        </w:rPr>
      </w:pPr>
      <w:r>
        <w:rPr>
          <w:szCs w:val="21"/>
        </w:rPr>
        <w:drawing>
          <wp:inline distT="0" distB="0" distL="0" distR="0">
            <wp:extent cx="3067050" cy="5335905"/>
            <wp:effectExtent l="0" t="0" r="0" b="0"/>
            <wp:docPr id="32" name="图片 30" descr="GC4GO~8NB4EK8I4`X7@[E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descr="GC4GO~8NB4EK8I4`X7@[EL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067050" cy="5335905"/>
                    </a:xfrm>
                    <a:prstGeom prst="rect">
                      <a:avLst/>
                    </a:prstGeom>
                    <a:noFill/>
                    <a:ln>
                      <a:noFill/>
                    </a:ln>
                  </pic:spPr>
                </pic:pic>
              </a:graphicData>
            </a:graphic>
          </wp:inline>
        </w:drawing>
      </w:r>
    </w:p>
    <w:p>
      <w:pPr>
        <w:pStyle w:val="4"/>
        <w:numPr>
          <w:ilvl w:val="2"/>
          <w:numId w:val="13"/>
        </w:numPr>
        <w:tabs>
          <w:tab w:val="left" w:pos="1080"/>
        </w:tabs>
        <w:spacing w:before="240" w:after="240" w:line="240" w:lineRule="auto"/>
        <w:jc w:val="left"/>
        <w:rPr>
          <w:sz w:val="21"/>
          <w:szCs w:val="21"/>
        </w:rPr>
      </w:pPr>
      <w:bookmarkStart w:id="76" w:name="_Toc493630102"/>
      <w:bookmarkStart w:id="77" w:name="_Toc504230817"/>
      <w:r>
        <w:rPr>
          <w:rFonts w:hint="eastAsia"/>
          <w:sz w:val="21"/>
          <w:szCs w:val="21"/>
        </w:rPr>
        <w:t>满意度查询</w:t>
      </w:r>
      <w:bookmarkEnd w:id="76"/>
      <w:bookmarkEnd w:id="77"/>
    </w:p>
    <w:p>
      <w:pPr>
        <w:pStyle w:val="12"/>
        <w:spacing w:line="360" w:lineRule="auto"/>
        <w:rPr>
          <w:szCs w:val="21"/>
        </w:rPr>
      </w:pPr>
      <w:r>
        <w:rPr>
          <w:rFonts w:hint="eastAsia"/>
          <w:szCs w:val="21"/>
        </w:rPr>
        <w:t>针对每次的服务的满意度评价，坐席可在坐席通话流水查询中去查看。</w:t>
      </w:r>
    </w:p>
    <w:p>
      <w:pPr>
        <w:pStyle w:val="12"/>
        <w:spacing w:line="360" w:lineRule="auto"/>
        <w:rPr>
          <w:szCs w:val="21"/>
        </w:rPr>
      </w:pPr>
      <w:r>
        <w:rPr>
          <w:szCs w:val="21"/>
        </w:rPr>
        <w:drawing>
          <wp:inline distT="0" distB="0" distL="0" distR="0">
            <wp:extent cx="5486400" cy="22567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486400" cy="2256790"/>
                    </a:xfrm>
                    <a:prstGeom prst="rect">
                      <a:avLst/>
                    </a:prstGeom>
                    <a:noFill/>
                    <a:ln>
                      <a:noFill/>
                    </a:ln>
                  </pic:spPr>
                </pic:pic>
              </a:graphicData>
            </a:graphic>
          </wp:inline>
        </w:drawing>
      </w:r>
    </w:p>
    <w:p>
      <w:pPr>
        <w:pStyle w:val="2"/>
        <w:numPr>
          <w:ilvl w:val="0"/>
          <w:numId w:val="13"/>
        </w:numPr>
        <w:pBdr>
          <w:bottom w:val="none" w:color="auto" w:sz="0" w:space="0"/>
        </w:pBdr>
        <w:tabs>
          <w:tab w:val="left" w:pos="360"/>
        </w:tabs>
        <w:snapToGrid w:val="0"/>
        <w:spacing w:before="0" w:after="0"/>
        <w:ind w:left="0" w:firstLine="0"/>
        <w:jc w:val="left"/>
        <w:rPr>
          <w:sz w:val="28"/>
          <w:szCs w:val="28"/>
        </w:rPr>
      </w:pPr>
      <w:r>
        <w:rPr>
          <w:sz w:val="21"/>
          <w:szCs w:val="21"/>
        </w:rPr>
        <w:br w:type="page"/>
      </w:r>
      <w:bookmarkStart w:id="78" w:name="_Toc504230818"/>
      <w:r>
        <w:rPr>
          <w:rFonts w:hint="eastAsia"/>
          <w:sz w:val="28"/>
          <w:szCs w:val="28"/>
        </w:rPr>
        <w:t>外呼管理</w:t>
      </w:r>
      <w:bookmarkEnd w:id="73"/>
      <w:bookmarkEnd w:id="78"/>
    </w:p>
    <w:p>
      <w:pPr>
        <w:pStyle w:val="12"/>
        <w:spacing w:line="360" w:lineRule="auto"/>
        <w:rPr>
          <w:szCs w:val="21"/>
        </w:rPr>
      </w:pPr>
      <w:r>
        <w:rPr>
          <w:rFonts w:hint="eastAsia"/>
          <w:szCs w:val="21"/>
        </w:rPr>
        <w:t>该章节介绍外呼功能，外呼方式为任务式外呼，主要有问卷管理、外呼任务管理、外呼任务查询、外呼问卷查询、典型案例查询等。用户可以自定义问卷的模板和内容，新增外呼任务时与问卷进行关联，指派员工执行外呼任务，被指派的员工可以在自己的外呼任务中查看到自己的任务并执行任务，坐席班长可以查看任务的执行情况，并设置典型案例。</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79" w:name="_Toc504230819"/>
      <w:bookmarkStart w:id="80" w:name="_Toc493630086"/>
      <w:r>
        <w:rPr>
          <w:rFonts w:hint="eastAsia" w:ascii="宋体" w:hAnsi="宋体"/>
          <w:sz w:val="21"/>
          <w:szCs w:val="21"/>
        </w:rPr>
        <w:t>问卷管理</w:t>
      </w:r>
      <w:bookmarkEnd w:id="79"/>
      <w:bookmarkEnd w:id="80"/>
    </w:p>
    <w:p>
      <w:pPr>
        <w:pStyle w:val="12"/>
        <w:spacing w:line="360" w:lineRule="auto"/>
        <w:ind w:firstLine="422"/>
        <w:rPr>
          <w:b/>
          <w:szCs w:val="21"/>
        </w:rPr>
      </w:pPr>
      <w:r>
        <w:rPr>
          <w:rFonts w:hint="eastAsia"/>
          <w:b/>
          <w:szCs w:val="21"/>
        </w:rPr>
        <w:t>一、功能描述</w:t>
      </w:r>
    </w:p>
    <w:p>
      <w:pPr>
        <w:pStyle w:val="12"/>
        <w:spacing w:line="360" w:lineRule="auto"/>
        <w:rPr>
          <w:szCs w:val="21"/>
        </w:rPr>
      </w:pPr>
      <w:r>
        <w:rPr>
          <w:rFonts w:hint="eastAsia"/>
          <w:szCs w:val="21"/>
        </w:rPr>
        <w:t>对问卷信息的维护。在新增外呼任务时可关联问卷，外呼座席处理任务时所关联问卷内容会自动带出，支持对问卷进行新增、修改、删除、预览、复制操作。</w:t>
      </w:r>
    </w:p>
    <w:p>
      <w:pPr>
        <w:pStyle w:val="12"/>
        <w:spacing w:line="360" w:lineRule="auto"/>
        <w:ind w:firstLine="422"/>
        <w:rPr>
          <w:b/>
          <w:szCs w:val="21"/>
        </w:rPr>
      </w:pPr>
      <w:r>
        <w:rPr>
          <w:rFonts w:hint="eastAsia"/>
          <w:b/>
          <w:szCs w:val="21"/>
        </w:rPr>
        <w:t>二、业务规则</w:t>
      </w:r>
    </w:p>
    <w:p>
      <w:pPr>
        <w:pStyle w:val="12"/>
        <w:spacing w:line="360" w:lineRule="auto"/>
        <w:rPr>
          <w:szCs w:val="21"/>
        </w:rPr>
      </w:pPr>
      <w:r>
        <w:rPr>
          <w:szCs w:val="21"/>
        </w:rPr>
        <w:t>1)</w:t>
      </w:r>
      <w:r>
        <w:rPr>
          <w:szCs w:val="21"/>
        </w:rPr>
        <w:tab/>
      </w:r>
      <w:r>
        <w:rPr>
          <w:rFonts w:hint="eastAsia"/>
          <w:szCs w:val="21"/>
        </w:rPr>
        <w:t>一个问卷可被多个外呼任务关联；</w:t>
      </w:r>
    </w:p>
    <w:p>
      <w:pPr>
        <w:pStyle w:val="12"/>
        <w:spacing w:line="360" w:lineRule="auto"/>
        <w:rPr>
          <w:szCs w:val="21"/>
        </w:rPr>
      </w:pPr>
      <w:r>
        <w:rPr>
          <w:szCs w:val="21"/>
        </w:rPr>
        <w:t>2)</w:t>
      </w:r>
      <w:r>
        <w:rPr>
          <w:szCs w:val="21"/>
        </w:rPr>
        <w:tab/>
      </w:r>
      <w:r>
        <w:rPr>
          <w:szCs w:val="21"/>
        </w:rPr>
        <w:t>可进行新增、修改、删除</w:t>
      </w:r>
      <w:r>
        <w:rPr>
          <w:rFonts w:hint="eastAsia"/>
          <w:szCs w:val="21"/>
        </w:rPr>
        <w:t>、复制、预览</w:t>
      </w:r>
      <w:r>
        <w:rPr>
          <w:szCs w:val="21"/>
        </w:rPr>
        <w:t>操作；</w:t>
      </w:r>
    </w:p>
    <w:p>
      <w:pPr>
        <w:pStyle w:val="12"/>
        <w:spacing w:line="360" w:lineRule="auto"/>
        <w:ind w:firstLine="422"/>
        <w:rPr>
          <w:b/>
          <w:szCs w:val="21"/>
        </w:rPr>
      </w:pPr>
      <w:r>
        <w:rPr>
          <w:rFonts w:hint="eastAsia"/>
          <w:b/>
          <w:szCs w:val="21"/>
        </w:rPr>
        <w:t>三、界面元素</w:t>
      </w:r>
    </w:p>
    <w:p>
      <w:pPr>
        <w:pStyle w:val="12"/>
        <w:spacing w:line="360" w:lineRule="auto"/>
        <w:rPr>
          <w:szCs w:val="21"/>
        </w:rPr>
      </w:pPr>
      <w:r>
        <w:rPr>
          <w:rFonts w:hint="eastAsia"/>
          <w:szCs w:val="21"/>
        </w:rPr>
        <w:t>【问卷管理】界面如下所示：</w:t>
      </w:r>
    </w:p>
    <w:p>
      <w:pPr>
        <w:pStyle w:val="12"/>
        <w:rPr>
          <w:szCs w:val="21"/>
          <w:lang w:eastAsia="zh-TW"/>
        </w:rPr>
      </w:pPr>
      <w:r>
        <w:rPr>
          <w:szCs w:val="21"/>
        </w:rPr>
        <w:drawing>
          <wp:inline distT="0" distB="0" distL="0" distR="0">
            <wp:extent cx="5486400" cy="2315210"/>
            <wp:effectExtent l="0" t="0" r="0" b="889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5486400" cy="2315210"/>
                    </a:xfrm>
                    <a:prstGeom prst="rect">
                      <a:avLst/>
                    </a:prstGeom>
                    <a:noFill/>
                    <a:ln>
                      <a:noFill/>
                    </a:ln>
                  </pic:spPr>
                </pic:pic>
              </a:graphicData>
            </a:graphic>
          </wp:inline>
        </w:drawing>
      </w:r>
    </w:p>
    <w:p>
      <w:pPr>
        <w:pStyle w:val="12"/>
        <w:spacing w:line="360" w:lineRule="auto"/>
        <w:ind w:firstLine="422"/>
        <w:rPr>
          <w:szCs w:val="21"/>
        </w:rPr>
      </w:pPr>
      <w:r>
        <w:rPr>
          <w:rFonts w:hint="eastAsia"/>
          <w:b/>
          <w:szCs w:val="21"/>
        </w:rPr>
        <w:t>1、新增问卷</w:t>
      </w:r>
      <w:r>
        <w:rPr>
          <w:rFonts w:hint="eastAsia"/>
          <w:szCs w:val="21"/>
        </w:rPr>
        <w:t>：新增问卷时包括问卷基本信息、问题操作窗口两部分，描述如下：</w:t>
      </w:r>
    </w:p>
    <w:p>
      <w:pPr>
        <w:pStyle w:val="4"/>
        <w:numPr>
          <w:ilvl w:val="2"/>
          <w:numId w:val="13"/>
        </w:numPr>
        <w:tabs>
          <w:tab w:val="left" w:pos="1080"/>
        </w:tabs>
        <w:spacing w:before="240" w:after="240" w:line="240" w:lineRule="auto"/>
        <w:jc w:val="left"/>
        <w:rPr>
          <w:sz w:val="21"/>
          <w:szCs w:val="21"/>
        </w:rPr>
      </w:pPr>
      <w:bookmarkStart w:id="81" w:name="_Toc493630087"/>
      <w:bookmarkStart w:id="82" w:name="_Toc504230820"/>
      <w:r>
        <w:rPr>
          <w:rFonts w:hint="eastAsia"/>
          <w:sz w:val="21"/>
          <w:szCs w:val="21"/>
        </w:rPr>
        <w:t>问卷基本信息</w:t>
      </w:r>
      <w:bookmarkEnd w:id="81"/>
      <w:bookmarkEnd w:id="82"/>
    </w:p>
    <w:p>
      <w:pPr>
        <w:pStyle w:val="12"/>
        <w:spacing w:line="360" w:lineRule="auto"/>
        <w:rPr>
          <w:szCs w:val="21"/>
        </w:rPr>
      </w:pPr>
      <w:r>
        <w:rPr>
          <w:rFonts w:hint="eastAsia"/>
          <w:szCs w:val="21"/>
        </w:rPr>
        <w:t>“问卷基本信息”界面如下图所示，问卷基本信息界面包括问卷名称、问卷类型、问卷状态、开场白、结束语、问卷信息内容维护方式（文件导入/手工维护）。</w:t>
      </w:r>
    </w:p>
    <w:p>
      <w:pPr>
        <w:pStyle w:val="12"/>
        <w:numPr>
          <w:ilvl w:val="0"/>
          <w:numId w:val="41"/>
        </w:numPr>
        <w:spacing w:line="360" w:lineRule="auto"/>
        <w:ind w:firstLineChars="0"/>
        <w:rPr>
          <w:szCs w:val="21"/>
        </w:rPr>
      </w:pPr>
      <w:r>
        <w:rPr>
          <w:szCs w:val="21"/>
        </w:rPr>
        <w:t>文件导入</w:t>
      </w:r>
      <w:r>
        <w:rPr>
          <w:rFonts w:hint="eastAsia"/>
          <w:szCs w:val="21"/>
        </w:rPr>
        <w:t>：</w:t>
      </w:r>
      <w:r>
        <w:rPr>
          <w:szCs w:val="21"/>
        </w:rPr>
        <w:t>需要先下载好模板，根据模板填写好题目信息后，点击“请选择文件”将表格上传，再点击“开始导入”即可。</w:t>
      </w:r>
    </w:p>
    <w:p>
      <w:pPr>
        <w:pStyle w:val="12"/>
        <w:numPr>
          <w:ilvl w:val="0"/>
          <w:numId w:val="41"/>
        </w:numPr>
        <w:spacing w:line="360" w:lineRule="auto"/>
        <w:ind w:firstLineChars="0"/>
        <w:rPr>
          <w:szCs w:val="21"/>
        </w:rPr>
      </w:pPr>
      <w:r>
        <w:rPr>
          <w:szCs w:val="21"/>
        </w:rPr>
        <w:t>手动维护</w:t>
      </w:r>
      <w:r>
        <w:rPr>
          <w:rFonts w:hint="eastAsia"/>
          <w:szCs w:val="21"/>
        </w:rPr>
        <w:t>：</w:t>
      </w:r>
      <w:r>
        <w:rPr>
          <w:szCs w:val="21"/>
        </w:rPr>
        <w:t>是在保存好问卷信息后，在</w:t>
      </w:r>
      <w:r>
        <w:rPr>
          <w:rFonts w:hint="eastAsia"/>
          <w:szCs w:val="21"/>
        </w:rPr>
        <w:t>问卷问题中点击“新增问题”进行问题管理</w:t>
      </w:r>
      <w:r>
        <w:rPr>
          <w:szCs w:val="21"/>
        </w:rPr>
        <w:t>。</w:t>
      </w:r>
    </w:p>
    <w:p>
      <w:pPr>
        <w:pStyle w:val="12"/>
        <w:rPr>
          <w:szCs w:val="21"/>
        </w:rPr>
      </w:pPr>
      <w:r>
        <w:drawing>
          <wp:inline distT="0" distB="0" distL="0" distR="0">
            <wp:extent cx="5486400" cy="22129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0"/>
                    <a:stretch>
                      <a:fillRect/>
                    </a:stretch>
                  </pic:blipFill>
                  <pic:spPr>
                    <a:xfrm>
                      <a:off x="0" y="0"/>
                      <a:ext cx="5486400" cy="2212975"/>
                    </a:xfrm>
                    <a:prstGeom prst="rect">
                      <a:avLst/>
                    </a:prstGeom>
                  </pic:spPr>
                </pic:pic>
              </a:graphicData>
            </a:graphic>
          </wp:inline>
        </w:drawing>
      </w:r>
    </w:p>
    <w:p>
      <w:pPr>
        <w:pStyle w:val="4"/>
        <w:numPr>
          <w:ilvl w:val="2"/>
          <w:numId w:val="13"/>
        </w:numPr>
        <w:tabs>
          <w:tab w:val="left" w:pos="1080"/>
        </w:tabs>
        <w:spacing w:before="240" w:after="240" w:line="240" w:lineRule="auto"/>
        <w:jc w:val="left"/>
        <w:rPr>
          <w:sz w:val="21"/>
          <w:szCs w:val="21"/>
        </w:rPr>
      </w:pPr>
      <w:bookmarkStart w:id="83" w:name="_Toc504230821"/>
      <w:bookmarkStart w:id="84" w:name="_Toc493630088"/>
      <w:r>
        <w:rPr>
          <w:rFonts w:hint="eastAsia"/>
          <w:sz w:val="21"/>
          <w:szCs w:val="21"/>
        </w:rPr>
        <w:t>问题操作窗口</w:t>
      </w:r>
      <w:bookmarkEnd w:id="83"/>
      <w:bookmarkEnd w:id="84"/>
    </w:p>
    <w:p>
      <w:pPr>
        <w:pStyle w:val="12"/>
        <w:spacing w:line="360" w:lineRule="auto"/>
        <w:rPr>
          <w:szCs w:val="21"/>
        </w:rPr>
      </w:pPr>
      <w:r>
        <w:rPr>
          <w:rFonts w:hint="eastAsia"/>
          <w:szCs w:val="21"/>
        </w:rPr>
        <w:t>保存好“问卷基本信息”后，在右侧点击“新增问题”，可对该问卷进行问题的新增操作，界面如下图所示：</w:t>
      </w:r>
    </w:p>
    <w:p>
      <w:pPr>
        <w:pStyle w:val="12"/>
        <w:rPr>
          <w:szCs w:val="21"/>
        </w:rPr>
      </w:pPr>
      <w:r>
        <w:drawing>
          <wp:inline distT="0" distB="0" distL="0" distR="0">
            <wp:extent cx="5486400" cy="33451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61"/>
                    <a:stretch>
                      <a:fillRect/>
                    </a:stretch>
                  </pic:blipFill>
                  <pic:spPr>
                    <a:xfrm>
                      <a:off x="0" y="0"/>
                      <a:ext cx="5486400" cy="3345180"/>
                    </a:xfrm>
                    <a:prstGeom prst="rect">
                      <a:avLst/>
                    </a:prstGeom>
                  </pic:spPr>
                </pic:pic>
              </a:graphicData>
            </a:graphic>
          </wp:inline>
        </w:drawing>
      </w:r>
    </w:p>
    <w:p>
      <w:pPr>
        <w:pStyle w:val="12"/>
        <w:spacing w:line="360" w:lineRule="auto"/>
        <w:rPr>
          <w:szCs w:val="21"/>
        </w:rPr>
      </w:pPr>
      <w:r>
        <w:rPr>
          <w:rFonts w:hint="eastAsia"/>
          <w:szCs w:val="21"/>
        </w:rPr>
        <w:t>问卷基本信息创建之后需要再对问题进行维护，问题题型支持单选、多选、填答题三种方式，问题界面包括问题名称、引导话术、问题序号、问题类型、是否必答、分值、答案个数、编号类型等元素，可根据不同的选择进行</w:t>
      </w:r>
      <w:r>
        <w:rPr>
          <w:szCs w:val="21"/>
        </w:rPr>
        <w:t>问题跳转</w:t>
      </w:r>
      <w:r>
        <w:rPr>
          <w:rFonts w:hint="eastAsia"/>
          <w:szCs w:val="21"/>
        </w:rPr>
        <w:t>的设置，</w:t>
      </w:r>
      <w:r>
        <w:rPr>
          <w:szCs w:val="21"/>
        </w:rPr>
        <w:t>如</w:t>
      </w:r>
      <w:r>
        <w:rPr>
          <w:rFonts w:hint="eastAsia"/>
          <w:szCs w:val="21"/>
        </w:rPr>
        <w:t>“</w:t>
      </w:r>
      <w:r>
        <w:rPr>
          <w:szCs w:val="21"/>
        </w:rPr>
        <w:t>第一题选A</w:t>
      </w:r>
      <w:r>
        <w:rPr>
          <w:rFonts w:hint="eastAsia"/>
          <w:szCs w:val="21"/>
        </w:rPr>
        <w:t>，</w:t>
      </w:r>
      <w:r>
        <w:rPr>
          <w:szCs w:val="21"/>
        </w:rPr>
        <w:t>跳转至第</w:t>
      </w:r>
      <w:r>
        <w:rPr>
          <w:rFonts w:hint="eastAsia"/>
          <w:szCs w:val="21"/>
        </w:rPr>
        <w:t>二题</w:t>
      </w:r>
      <w:r>
        <w:rPr>
          <w:szCs w:val="21"/>
        </w:rPr>
        <w:t>，选B跳转至第三题</w:t>
      </w:r>
      <w:r>
        <w:rPr>
          <w:rFonts w:hint="eastAsia"/>
          <w:szCs w:val="21"/>
        </w:rPr>
        <w:t>”。</w:t>
      </w:r>
    </w:p>
    <w:p>
      <w:pPr>
        <w:pStyle w:val="12"/>
        <w:spacing w:line="360" w:lineRule="auto"/>
        <w:ind w:firstLine="422"/>
        <w:rPr>
          <w:szCs w:val="21"/>
        </w:rPr>
      </w:pPr>
      <w:r>
        <w:rPr>
          <w:rFonts w:hint="eastAsia"/>
          <w:b/>
          <w:szCs w:val="21"/>
        </w:rPr>
        <w:t>2、修改问卷</w:t>
      </w:r>
      <w:r>
        <w:rPr>
          <w:rFonts w:hint="eastAsia"/>
          <w:szCs w:val="21"/>
        </w:rPr>
        <w:t>：支持对问卷基本信息、问卷问题进行修改。</w:t>
      </w:r>
    </w:p>
    <w:p>
      <w:pPr>
        <w:pStyle w:val="12"/>
        <w:spacing w:line="360" w:lineRule="auto"/>
        <w:ind w:firstLine="422"/>
        <w:rPr>
          <w:szCs w:val="21"/>
        </w:rPr>
      </w:pPr>
      <w:r>
        <w:rPr>
          <w:rFonts w:hint="eastAsia"/>
          <w:b/>
          <w:szCs w:val="21"/>
        </w:rPr>
        <w:t>3、复制问卷</w:t>
      </w:r>
      <w:r>
        <w:rPr>
          <w:rFonts w:hint="eastAsia"/>
          <w:szCs w:val="21"/>
        </w:rPr>
        <w:t>：选中一条数据，点击“复制问卷”，弹出复制问卷名称输入窗口。修改问卷名称，点击“确定”按钮，复制成功。原问卷的所有内容，包括问卷问题都被复制。</w:t>
      </w:r>
    </w:p>
    <w:p>
      <w:pPr>
        <w:pStyle w:val="12"/>
        <w:spacing w:line="360" w:lineRule="auto"/>
        <w:rPr>
          <w:szCs w:val="21"/>
        </w:rPr>
      </w:pPr>
      <w:r>
        <w:rPr>
          <w:szCs w:val="21"/>
        </w:rPr>
        <w:drawing>
          <wp:inline distT="0" distB="0" distL="0" distR="0">
            <wp:extent cx="3003550" cy="1464310"/>
            <wp:effectExtent l="0" t="0" r="635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003550" cy="1464310"/>
                    </a:xfrm>
                    <a:prstGeom prst="rect">
                      <a:avLst/>
                    </a:prstGeom>
                    <a:noFill/>
                    <a:ln>
                      <a:noFill/>
                    </a:ln>
                  </pic:spPr>
                </pic:pic>
              </a:graphicData>
            </a:graphic>
          </wp:inline>
        </w:drawing>
      </w:r>
    </w:p>
    <w:p>
      <w:pPr>
        <w:pStyle w:val="12"/>
        <w:spacing w:line="360" w:lineRule="auto"/>
        <w:ind w:firstLine="422"/>
        <w:rPr>
          <w:szCs w:val="21"/>
        </w:rPr>
      </w:pPr>
      <w:r>
        <w:rPr>
          <w:rFonts w:hint="eastAsia"/>
          <w:b/>
          <w:szCs w:val="21"/>
        </w:rPr>
        <w:t>4、删除问卷</w:t>
      </w:r>
      <w:r>
        <w:rPr>
          <w:rFonts w:hint="eastAsia"/>
          <w:szCs w:val="21"/>
        </w:rPr>
        <w:t>：对已经使用过的问卷不能进行删除操作，没被使用过的问卷可以被删除。</w:t>
      </w:r>
    </w:p>
    <w:p>
      <w:pPr>
        <w:pStyle w:val="12"/>
        <w:spacing w:line="360" w:lineRule="auto"/>
        <w:ind w:firstLine="422"/>
        <w:rPr>
          <w:szCs w:val="21"/>
        </w:rPr>
      </w:pPr>
      <w:r>
        <w:rPr>
          <w:rFonts w:hint="eastAsia"/>
          <w:b/>
          <w:szCs w:val="21"/>
        </w:rPr>
        <w:t>5、预览问卷</w:t>
      </w:r>
      <w:r>
        <w:rPr>
          <w:rFonts w:hint="eastAsia"/>
          <w:szCs w:val="21"/>
        </w:rPr>
        <w:t>：对维护好的问卷信息进行预览，预览问卷模式下问卷的信息不可以编辑，界面如下图所示：</w:t>
      </w:r>
    </w:p>
    <w:p>
      <w:pPr>
        <w:pStyle w:val="12"/>
        <w:spacing w:line="360" w:lineRule="auto"/>
        <w:rPr>
          <w:szCs w:val="21"/>
        </w:rPr>
      </w:pPr>
      <w:r>
        <w:rPr>
          <w:szCs w:val="21"/>
        </w:rPr>
        <w:drawing>
          <wp:inline distT="0" distB="0" distL="0" distR="0">
            <wp:extent cx="5480685" cy="2343785"/>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480685" cy="2343785"/>
                    </a:xfrm>
                    <a:prstGeom prst="rect">
                      <a:avLst/>
                    </a:prstGeom>
                    <a:noFill/>
                    <a:ln>
                      <a:noFill/>
                    </a:ln>
                  </pic:spPr>
                </pic:pic>
              </a:graphicData>
            </a:graphic>
          </wp:inline>
        </w:drawing>
      </w:r>
    </w:p>
    <w:p>
      <w:pPr>
        <w:pStyle w:val="3"/>
        <w:numPr>
          <w:ilvl w:val="1"/>
          <w:numId w:val="13"/>
        </w:numPr>
        <w:tabs>
          <w:tab w:val="left" w:pos="720"/>
        </w:tabs>
        <w:snapToGrid w:val="0"/>
        <w:spacing w:before="240" w:after="240" w:line="240" w:lineRule="auto"/>
        <w:jc w:val="left"/>
        <w:rPr>
          <w:sz w:val="21"/>
          <w:szCs w:val="21"/>
        </w:rPr>
      </w:pPr>
      <w:bookmarkStart w:id="85" w:name="_Toc504230822"/>
      <w:bookmarkStart w:id="86" w:name="_Toc493630089"/>
      <w:r>
        <w:rPr>
          <w:rFonts w:hint="eastAsia"/>
          <w:sz w:val="21"/>
          <w:szCs w:val="21"/>
        </w:rPr>
        <w:t>外呼任务管理</w:t>
      </w:r>
      <w:bookmarkEnd w:id="85"/>
      <w:bookmarkEnd w:id="86"/>
    </w:p>
    <w:p>
      <w:pPr>
        <w:pStyle w:val="12"/>
        <w:spacing w:line="360" w:lineRule="auto"/>
        <w:ind w:firstLine="422"/>
        <w:rPr>
          <w:b/>
          <w:szCs w:val="21"/>
        </w:rPr>
      </w:pPr>
      <w:r>
        <w:rPr>
          <w:rFonts w:hint="eastAsia"/>
          <w:b/>
          <w:szCs w:val="21"/>
        </w:rPr>
        <w:t>一、功能描述</w:t>
      </w:r>
    </w:p>
    <w:p>
      <w:pPr>
        <w:pStyle w:val="12"/>
        <w:spacing w:line="360" w:lineRule="auto"/>
        <w:rPr>
          <w:szCs w:val="21"/>
        </w:rPr>
      </w:pPr>
      <w:r>
        <w:rPr>
          <w:rFonts w:hint="eastAsia"/>
          <w:szCs w:val="21"/>
        </w:rPr>
        <w:t>外呼任务管理主要是制定外呼任务（设置外呼的问卷、外呼的策略、任务的分配），修改任务、暂停任务、更改执行员工、预览任务、任务名单调整操作。</w:t>
      </w:r>
    </w:p>
    <w:p>
      <w:pPr>
        <w:pStyle w:val="12"/>
        <w:spacing w:line="360" w:lineRule="auto"/>
        <w:ind w:firstLine="422"/>
        <w:rPr>
          <w:b/>
          <w:szCs w:val="21"/>
        </w:rPr>
      </w:pPr>
      <w:r>
        <w:rPr>
          <w:rFonts w:hint="eastAsia"/>
          <w:b/>
          <w:szCs w:val="21"/>
        </w:rPr>
        <w:t>二、业务规则</w:t>
      </w:r>
    </w:p>
    <w:p>
      <w:pPr>
        <w:pStyle w:val="12"/>
        <w:spacing w:line="360" w:lineRule="auto"/>
        <w:rPr>
          <w:szCs w:val="21"/>
        </w:rPr>
      </w:pPr>
      <w:r>
        <w:rPr>
          <w:szCs w:val="21"/>
        </w:rPr>
        <w:t>1)</w:t>
      </w:r>
      <w:r>
        <w:rPr>
          <w:szCs w:val="21"/>
        </w:rPr>
        <w:tab/>
      </w:r>
      <w:r>
        <w:rPr>
          <w:rFonts w:hint="eastAsia"/>
          <w:szCs w:val="21"/>
        </w:rPr>
        <w:t>一个问卷可被多个外呼任务关联；</w:t>
      </w:r>
    </w:p>
    <w:p>
      <w:pPr>
        <w:pStyle w:val="12"/>
        <w:spacing w:line="360" w:lineRule="auto"/>
        <w:rPr>
          <w:szCs w:val="21"/>
        </w:rPr>
      </w:pPr>
      <w:r>
        <w:rPr>
          <w:szCs w:val="21"/>
        </w:rPr>
        <w:t>2)</w:t>
      </w:r>
      <w:r>
        <w:rPr>
          <w:szCs w:val="21"/>
        </w:rPr>
        <w:tab/>
      </w:r>
      <w:r>
        <w:rPr>
          <w:szCs w:val="21"/>
        </w:rPr>
        <w:t>可进行新增、修改、删除</w:t>
      </w:r>
      <w:r>
        <w:rPr>
          <w:rFonts w:hint="eastAsia"/>
          <w:szCs w:val="21"/>
        </w:rPr>
        <w:t>、复制、预览</w:t>
      </w:r>
      <w:r>
        <w:rPr>
          <w:szCs w:val="21"/>
        </w:rPr>
        <w:t>操作；</w:t>
      </w:r>
    </w:p>
    <w:p>
      <w:pPr>
        <w:pStyle w:val="12"/>
        <w:spacing w:line="360" w:lineRule="auto"/>
        <w:ind w:firstLine="422"/>
        <w:rPr>
          <w:b/>
          <w:szCs w:val="21"/>
        </w:rPr>
      </w:pPr>
      <w:r>
        <w:rPr>
          <w:rFonts w:hint="eastAsia"/>
          <w:b/>
          <w:szCs w:val="21"/>
        </w:rPr>
        <w:t>三、界面元素</w:t>
      </w:r>
    </w:p>
    <w:p>
      <w:pPr>
        <w:pStyle w:val="12"/>
        <w:spacing w:line="360" w:lineRule="auto"/>
        <w:rPr>
          <w:szCs w:val="21"/>
        </w:rPr>
      </w:pPr>
      <w:r>
        <w:rPr>
          <w:rFonts w:hint="eastAsia"/>
          <w:szCs w:val="21"/>
        </w:rPr>
        <w:t>【外呼任务管理】界面如下图所示：</w:t>
      </w:r>
    </w:p>
    <w:p>
      <w:pPr>
        <w:pStyle w:val="12"/>
        <w:rPr>
          <w:szCs w:val="21"/>
          <w:lang w:eastAsia="zh-TW"/>
        </w:rPr>
      </w:pPr>
      <w:r>
        <w:rPr>
          <w:szCs w:val="21"/>
        </w:rPr>
        <w:drawing>
          <wp:inline distT="0" distB="0" distL="0" distR="0">
            <wp:extent cx="5486400" cy="230314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486400" cy="2303145"/>
                    </a:xfrm>
                    <a:prstGeom prst="rect">
                      <a:avLst/>
                    </a:prstGeom>
                    <a:noFill/>
                    <a:ln>
                      <a:noFill/>
                    </a:ln>
                  </pic:spPr>
                </pic:pic>
              </a:graphicData>
            </a:graphic>
          </wp:inline>
        </w:drawing>
      </w:r>
    </w:p>
    <w:p>
      <w:pPr>
        <w:pStyle w:val="343"/>
        <w:numPr>
          <w:ilvl w:val="0"/>
          <w:numId w:val="42"/>
        </w:numPr>
        <w:spacing w:before="0" w:after="0" w:line="360" w:lineRule="auto"/>
        <w:rPr>
          <w:rFonts w:ascii="宋体"/>
          <w:b/>
          <w:sz w:val="21"/>
          <w:szCs w:val="21"/>
        </w:rPr>
      </w:pPr>
      <w:r>
        <w:rPr>
          <w:rFonts w:hint="eastAsia" w:ascii="宋体"/>
          <w:b/>
          <w:sz w:val="21"/>
          <w:szCs w:val="21"/>
        </w:rPr>
        <w:t>新增</w:t>
      </w:r>
    </w:p>
    <w:p>
      <w:pPr>
        <w:pStyle w:val="12"/>
        <w:spacing w:line="360" w:lineRule="auto"/>
        <w:rPr>
          <w:szCs w:val="21"/>
        </w:rPr>
      </w:pPr>
      <w:r>
        <w:rPr>
          <w:rFonts w:hint="eastAsia"/>
          <w:szCs w:val="21"/>
        </w:rPr>
        <w:t>外呼任务的新增采取导航式，根据系统的引导一步一步完成任务的制定，包括：外呼任务基本信息、外呼名单、执行员工名单、任务指派四个部分。</w:t>
      </w:r>
    </w:p>
    <w:p>
      <w:pPr>
        <w:pStyle w:val="12"/>
        <w:spacing w:line="360" w:lineRule="auto"/>
        <w:ind w:firstLine="422"/>
        <w:rPr>
          <w:b/>
          <w:szCs w:val="21"/>
        </w:rPr>
      </w:pPr>
      <w:r>
        <w:rPr>
          <w:rFonts w:hint="eastAsia"/>
          <w:b/>
          <w:szCs w:val="21"/>
        </w:rPr>
        <w:t>一、任务基本信息</w:t>
      </w:r>
    </w:p>
    <w:p>
      <w:pPr>
        <w:pStyle w:val="12"/>
        <w:spacing w:line="360" w:lineRule="auto"/>
        <w:rPr>
          <w:color w:val="FF0000"/>
          <w:szCs w:val="21"/>
        </w:rPr>
      </w:pPr>
      <w:r>
        <w:rPr>
          <w:rFonts w:hint="eastAsia"/>
          <w:szCs w:val="21"/>
        </w:rPr>
        <w:t>创建外呼任务的基本信息包括：</w:t>
      </w:r>
      <w:r>
        <w:rPr>
          <w:szCs w:val="21"/>
        </w:rPr>
        <w:t>任务名称</w:t>
      </w:r>
      <w:r>
        <w:rPr>
          <w:rFonts w:hint="eastAsia"/>
          <w:szCs w:val="21"/>
        </w:rPr>
        <w:t>、</w:t>
      </w:r>
      <w:r>
        <w:rPr>
          <w:szCs w:val="21"/>
        </w:rPr>
        <w:t>任务类型</w:t>
      </w:r>
      <w:r>
        <w:rPr>
          <w:rFonts w:hint="eastAsia"/>
          <w:szCs w:val="21"/>
        </w:rPr>
        <w:t>、任务状态、所属分支机构、</w:t>
      </w:r>
      <w:r>
        <w:rPr>
          <w:szCs w:val="21"/>
        </w:rPr>
        <w:t>创建员工</w:t>
      </w:r>
      <w:r>
        <w:rPr>
          <w:rFonts w:hint="eastAsia"/>
          <w:szCs w:val="21"/>
        </w:rPr>
        <w:t>、</w:t>
      </w:r>
      <w:r>
        <w:rPr>
          <w:szCs w:val="21"/>
        </w:rPr>
        <w:t>创建时间</w:t>
      </w:r>
      <w:r>
        <w:rPr>
          <w:rFonts w:hint="eastAsia"/>
          <w:szCs w:val="21"/>
        </w:rPr>
        <w:t>、呼出起始日期、呼出截止日期、调查问卷、任务说明、客户名单生成方式、呼出方式、自动分派坐席组。</w:t>
      </w:r>
    </w:p>
    <w:p>
      <w:pPr>
        <w:pStyle w:val="12"/>
        <w:spacing w:line="360" w:lineRule="auto"/>
        <w:rPr>
          <w:szCs w:val="21"/>
        </w:rPr>
      </w:pPr>
      <w:r>
        <w:rPr>
          <w:rFonts w:hint="eastAsia"/>
          <w:szCs w:val="21"/>
        </w:rPr>
        <w:t>任务基本信息界面如下图所示：</w:t>
      </w:r>
    </w:p>
    <w:p>
      <w:pPr>
        <w:pStyle w:val="12"/>
        <w:rPr>
          <w:szCs w:val="21"/>
          <w:lang w:eastAsia="zh-TW"/>
        </w:rPr>
      </w:pPr>
      <w:r>
        <w:rPr>
          <w:szCs w:val="21"/>
        </w:rPr>
        <w:drawing>
          <wp:inline distT="0" distB="0" distL="0" distR="0">
            <wp:extent cx="5486400" cy="2320925"/>
            <wp:effectExtent l="0" t="0" r="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486400" cy="2320925"/>
                    </a:xfrm>
                    <a:prstGeom prst="rect">
                      <a:avLst/>
                    </a:prstGeom>
                    <a:noFill/>
                    <a:ln>
                      <a:noFill/>
                    </a:ln>
                  </pic:spPr>
                </pic:pic>
              </a:graphicData>
            </a:graphic>
          </wp:inline>
        </w:drawing>
      </w:r>
    </w:p>
    <w:p>
      <w:pPr>
        <w:pStyle w:val="12"/>
        <w:spacing w:line="360" w:lineRule="auto"/>
        <w:ind w:firstLine="422"/>
        <w:rPr>
          <w:b/>
          <w:szCs w:val="21"/>
          <w:lang w:eastAsia="zh-TW"/>
        </w:rPr>
      </w:pPr>
      <w:r>
        <w:rPr>
          <w:rFonts w:hint="eastAsia"/>
          <w:b/>
          <w:szCs w:val="21"/>
          <w:lang w:eastAsia="zh-TW"/>
        </w:rPr>
        <w:t>业务逻辑描述：</w:t>
      </w:r>
    </w:p>
    <w:p>
      <w:pPr>
        <w:pStyle w:val="12"/>
        <w:spacing w:line="360" w:lineRule="auto"/>
        <w:rPr>
          <w:szCs w:val="21"/>
          <w:lang w:eastAsia="zh-TW"/>
        </w:rPr>
      </w:pPr>
      <w:r>
        <w:rPr>
          <w:rFonts w:hint="eastAsia"/>
          <w:szCs w:val="21"/>
          <w:lang w:eastAsia="zh-TW"/>
        </w:rPr>
        <w:t>a、外呼次数</w:t>
      </w:r>
      <w:r>
        <w:rPr>
          <w:rFonts w:hint="eastAsia"/>
          <w:szCs w:val="21"/>
        </w:rPr>
        <w:t>（针对单个外呼任务）</w:t>
      </w:r>
      <w:r>
        <w:rPr>
          <w:rFonts w:hint="eastAsia"/>
          <w:szCs w:val="21"/>
          <w:lang w:eastAsia="zh-TW"/>
        </w:rPr>
        <w:t>：超过设置的数值后，系统自动将该外呼任务标记为关闭，且不可再进行外呼；</w:t>
      </w:r>
    </w:p>
    <w:p>
      <w:pPr>
        <w:pStyle w:val="12"/>
        <w:spacing w:line="360" w:lineRule="auto"/>
        <w:rPr>
          <w:szCs w:val="21"/>
          <w:lang w:eastAsia="zh-TW"/>
        </w:rPr>
      </w:pPr>
      <w:r>
        <w:rPr>
          <w:rFonts w:hint="eastAsia"/>
          <w:szCs w:val="21"/>
          <w:lang w:eastAsia="zh-TW"/>
        </w:rPr>
        <w:t>b、外呼间隔：没达到该外呼间隔时，该外呼任务不可处理，按钮灰掉不可点击；</w:t>
      </w:r>
    </w:p>
    <w:p>
      <w:pPr>
        <w:pStyle w:val="12"/>
        <w:spacing w:line="360" w:lineRule="auto"/>
        <w:rPr>
          <w:b/>
          <w:szCs w:val="21"/>
        </w:rPr>
      </w:pPr>
      <w:r>
        <w:rPr>
          <w:rFonts w:hint="eastAsia"/>
          <w:szCs w:val="21"/>
          <w:lang w:eastAsia="zh-TW"/>
        </w:rPr>
        <w:t>c、完成数</w:t>
      </w:r>
      <w:r>
        <w:rPr>
          <w:rFonts w:hint="eastAsia"/>
          <w:szCs w:val="21"/>
        </w:rPr>
        <w:t>（针对整个外呼项目）</w:t>
      </w:r>
      <w:r>
        <w:rPr>
          <w:rFonts w:hint="eastAsia"/>
          <w:szCs w:val="21"/>
          <w:lang w:eastAsia="zh-TW"/>
        </w:rPr>
        <w:t>：数值可配置，到了该数值后就不在呼出</w:t>
      </w:r>
      <w:r>
        <w:rPr>
          <w:rFonts w:hint="eastAsia"/>
          <w:szCs w:val="21"/>
        </w:rPr>
        <w:t>即表示该外呼任务完成</w:t>
      </w:r>
      <w:r>
        <w:rPr>
          <w:rFonts w:hint="eastAsia"/>
          <w:szCs w:val="21"/>
          <w:lang w:eastAsia="zh-TW"/>
        </w:rPr>
        <w:t>，任务状态自动变为“完成”</w:t>
      </w:r>
    </w:p>
    <w:p>
      <w:pPr>
        <w:pStyle w:val="12"/>
        <w:tabs>
          <w:tab w:val="left" w:pos="3570"/>
        </w:tabs>
        <w:spacing w:line="360" w:lineRule="auto"/>
        <w:ind w:firstLine="422"/>
        <w:rPr>
          <w:b/>
          <w:szCs w:val="21"/>
        </w:rPr>
      </w:pPr>
      <w:r>
        <w:rPr>
          <w:rFonts w:hint="eastAsia"/>
          <w:b/>
          <w:szCs w:val="21"/>
        </w:rPr>
        <w:t>二、外呼名单</w:t>
      </w:r>
      <w:r>
        <w:rPr>
          <w:b/>
          <w:szCs w:val="21"/>
        </w:rPr>
        <w:tab/>
      </w:r>
    </w:p>
    <w:p>
      <w:pPr>
        <w:pStyle w:val="12"/>
        <w:spacing w:line="360" w:lineRule="auto"/>
        <w:rPr>
          <w:szCs w:val="21"/>
        </w:rPr>
      </w:pPr>
      <w:r>
        <w:rPr>
          <w:rFonts w:hint="eastAsia"/>
          <w:szCs w:val="21"/>
        </w:rPr>
        <w:t>外呼名单界面如下图所示：</w:t>
      </w:r>
    </w:p>
    <w:p>
      <w:pPr>
        <w:pStyle w:val="12"/>
        <w:rPr>
          <w:szCs w:val="21"/>
        </w:rPr>
      </w:pPr>
      <w:r>
        <w:rPr>
          <w:szCs w:val="21"/>
        </w:rPr>
        <w:drawing>
          <wp:inline distT="0" distB="0" distL="0" distR="0">
            <wp:extent cx="5272405" cy="2158365"/>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5272405" cy="2158365"/>
                    </a:xfrm>
                    <a:prstGeom prst="rect">
                      <a:avLst/>
                    </a:prstGeom>
                    <a:noFill/>
                    <a:ln>
                      <a:noFill/>
                    </a:ln>
                  </pic:spPr>
                </pic:pic>
              </a:graphicData>
            </a:graphic>
          </wp:inline>
        </w:drawing>
      </w:r>
    </w:p>
    <w:p>
      <w:pPr>
        <w:pStyle w:val="12"/>
        <w:spacing w:line="360" w:lineRule="auto"/>
        <w:rPr>
          <w:szCs w:val="21"/>
        </w:rPr>
      </w:pPr>
      <w:r>
        <w:rPr>
          <w:rFonts w:hint="eastAsia"/>
          <w:szCs w:val="21"/>
        </w:rPr>
        <w:t>外呼任务中的客户名单支持以下两种生成方式：</w:t>
      </w:r>
    </w:p>
    <w:p>
      <w:pPr>
        <w:pStyle w:val="343"/>
        <w:numPr>
          <w:ilvl w:val="0"/>
          <w:numId w:val="43"/>
        </w:numPr>
        <w:spacing w:before="0" w:after="0" w:line="360" w:lineRule="auto"/>
        <w:ind w:left="811" w:hanging="357"/>
        <w:rPr>
          <w:rFonts w:ascii="宋体"/>
          <w:sz w:val="21"/>
          <w:szCs w:val="21"/>
        </w:rPr>
      </w:pPr>
      <w:r>
        <w:rPr>
          <w:rFonts w:hint="eastAsia" w:ascii="宋体"/>
          <w:sz w:val="21"/>
          <w:szCs w:val="21"/>
        </w:rPr>
        <w:t>通过excel表格导入生成外呼客户名单（用户电话、用户姓名）</w:t>
      </w:r>
    </w:p>
    <w:p>
      <w:pPr>
        <w:pStyle w:val="12"/>
        <w:spacing w:line="360" w:lineRule="auto"/>
        <w:ind w:firstLine="735" w:firstLineChars="350"/>
        <w:rPr>
          <w:color w:val="FF0000"/>
          <w:szCs w:val="21"/>
        </w:rPr>
      </w:pPr>
      <w:r>
        <w:rPr>
          <w:rFonts w:hint="eastAsia" w:ascii="宋体"/>
          <w:sz w:val="21"/>
          <w:szCs w:val="21"/>
        </w:rPr>
        <w:t>通话记录查询/按客户去重（产品功能））</w:t>
      </w:r>
    </w:p>
    <w:p>
      <w:pPr>
        <w:pStyle w:val="12"/>
        <w:spacing w:line="360" w:lineRule="auto"/>
        <w:ind w:firstLine="422"/>
        <w:rPr>
          <w:b/>
          <w:szCs w:val="21"/>
        </w:rPr>
      </w:pPr>
      <w:r>
        <w:rPr>
          <w:rFonts w:hint="eastAsia"/>
          <w:b/>
          <w:szCs w:val="21"/>
        </w:rPr>
        <w:t>三、执行员工名单</w:t>
      </w:r>
    </w:p>
    <w:p>
      <w:pPr>
        <w:pStyle w:val="12"/>
        <w:spacing w:line="360" w:lineRule="auto"/>
        <w:rPr>
          <w:szCs w:val="21"/>
        </w:rPr>
      </w:pPr>
      <w:r>
        <w:rPr>
          <w:rFonts w:hint="eastAsia"/>
          <w:szCs w:val="21"/>
        </w:rPr>
        <w:t>执行员工名单界面如下图所示，系统可支持按员工添加、按员工组添加。</w:t>
      </w:r>
    </w:p>
    <w:p>
      <w:pPr>
        <w:pStyle w:val="12"/>
        <w:rPr>
          <w:szCs w:val="21"/>
          <w:lang w:eastAsia="zh-TW"/>
        </w:rPr>
      </w:pPr>
      <w:r>
        <w:rPr>
          <w:szCs w:val="21"/>
        </w:rPr>
        <w:drawing>
          <wp:inline distT="0" distB="0" distL="0" distR="0">
            <wp:extent cx="5272405" cy="2135505"/>
            <wp:effectExtent l="0" t="0" r="4445" b="0"/>
            <wp:docPr id="4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5272405" cy="2135505"/>
                    </a:xfrm>
                    <a:prstGeom prst="rect">
                      <a:avLst/>
                    </a:prstGeom>
                    <a:noFill/>
                    <a:ln>
                      <a:noFill/>
                    </a:ln>
                  </pic:spPr>
                </pic:pic>
              </a:graphicData>
            </a:graphic>
          </wp:inline>
        </w:drawing>
      </w:r>
    </w:p>
    <w:p>
      <w:pPr>
        <w:pStyle w:val="12"/>
        <w:spacing w:line="360" w:lineRule="auto"/>
        <w:rPr>
          <w:szCs w:val="21"/>
          <w:lang w:eastAsia="zh-TW"/>
        </w:rPr>
      </w:pPr>
      <w:r>
        <w:rPr>
          <w:rFonts w:hint="eastAsia"/>
          <w:szCs w:val="21"/>
          <w:lang w:eastAsia="zh-TW"/>
        </w:rPr>
        <w:t>按员工添加界面如下：</w:t>
      </w:r>
    </w:p>
    <w:p>
      <w:pPr>
        <w:pStyle w:val="12"/>
        <w:rPr>
          <w:szCs w:val="21"/>
          <w:lang w:eastAsia="zh-TW"/>
        </w:rPr>
      </w:pPr>
      <w:r>
        <w:rPr>
          <w:szCs w:val="21"/>
        </w:rPr>
        <w:drawing>
          <wp:inline distT="0" distB="0" distL="0" distR="0">
            <wp:extent cx="5486400" cy="309054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486400" cy="3090545"/>
                    </a:xfrm>
                    <a:prstGeom prst="rect">
                      <a:avLst/>
                    </a:prstGeom>
                    <a:noFill/>
                    <a:ln>
                      <a:noFill/>
                    </a:ln>
                  </pic:spPr>
                </pic:pic>
              </a:graphicData>
            </a:graphic>
          </wp:inline>
        </w:drawing>
      </w:r>
    </w:p>
    <w:p>
      <w:pPr>
        <w:pStyle w:val="12"/>
        <w:spacing w:line="360" w:lineRule="auto"/>
        <w:rPr>
          <w:szCs w:val="21"/>
          <w:lang w:eastAsia="zh-TW"/>
        </w:rPr>
      </w:pPr>
      <w:r>
        <w:rPr>
          <w:rFonts w:hint="eastAsia"/>
          <w:szCs w:val="21"/>
          <w:lang w:eastAsia="zh-TW"/>
        </w:rPr>
        <w:t>按员工组添加界面如下：</w:t>
      </w:r>
    </w:p>
    <w:p>
      <w:pPr>
        <w:pStyle w:val="12"/>
        <w:spacing w:line="360" w:lineRule="auto"/>
        <w:rPr>
          <w:szCs w:val="21"/>
        </w:rPr>
      </w:pPr>
      <w:r>
        <w:rPr>
          <w:szCs w:val="21"/>
        </w:rPr>
        <w:drawing>
          <wp:inline distT="0" distB="0" distL="0" distR="0">
            <wp:extent cx="5486400" cy="30848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486400" cy="3084830"/>
                    </a:xfrm>
                    <a:prstGeom prst="rect">
                      <a:avLst/>
                    </a:prstGeom>
                    <a:noFill/>
                    <a:ln>
                      <a:noFill/>
                    </a:ln>
                  </pic:spPr>
                </pic:pic>
              </a:graphicData>
            </a:graphic>
          </wp:inline>
        </w:drawing>
      </w:r>
    </w:p>
    <w:p>
      <w:pPr>
        <w:pStyle w:val="12"/>
        <w:spacing w:line="360" w:lineRule="auto"/>
        <w:ind w:firstLine="422"/>
        <w:rPr>
          <w:b/>
          <w:szCs w:val="21"/>
        </w:rPr>
      </w:pPr>
      <w:r>
        <w:rPr>
          <w:rFonts w:hint="eastAsia"/>
          <w:b/>
          <w:szCs w:val="21"/>
        </w:rPr>
        <w:t>四、任务指派</w:t>
      </w:r>
    </w:p>
    <w:p>
      <w:pPr>
        <w:pStyle w:val="12"/>
        <w:spacing w:line="360" w:lineRule="auto"/>
        <w:rPr>
          <w:szCs w:val="21"/>
        </w:rPr>
      </w:pPr>
      <w:r>
        <w:rPr>
          <w:rFonts w:hint="eastAsia"/>
          <w:szCs w:val="21"/>
        </w:rPr>
        <w:t>系统支持平均指派跟手工指派两种方式，任务指派完成后，外呼坐席可在首页中“我的待外呼任务”组件中执行外呼，任务指派界面如下图所示：</w:t>
      </w:r>
    </w:p>
    <w:p>
      <w:pPr>
        <w:pStyle w:val="12"/>
        <w:numPr>
          <w:ilvl w:val="0"/>
          <w:numId w:val="44"/>
        </w:numPr>
        <w:spacing w:line="360" w:lineRule="auto"/>
        <w:ind w:firstLineChars="0"/>
        <w:rPr>
          <w:szCs w:val="21"/>
        </w:rPr>
      </w:pPr>
      <w:r>
        <w:rPr>
          <w:rFonts w:hint="eastAsia"/>
          <w:szCs w:val="21"/>
        </w:rPr>
        <w:t>平均分配：根据外呼任务名单数平均分配到该任务下的执行员工下；</w:t>
      </w:r>
    </w:p>
    <w:p>
      <w:pPr>
        <w:pStyle w:val="12"/>
        <w:numPr>
          <w:ilvl w:val="0"/>
          <w:numId w:val="44"/>
        </w:numPr>
        <w:spacing w:line="360" w:lineRule="auto"/>
        <w:ind w:firstLineChars="0"/>
        <w:rPr>
          <w:szCs w:val="21"/>
        </w:rPr>
      </w:pPr>
      <w:r>
        <w:rPr>
          <w:rFonts w:hint="eastAsia"/>
          <w:szCs w:val="21"/>
        </w:rPr>
        <w:t>手工分配：选择外呼任务然后选择某个执行员工或者多个员工来手动分配这些任务；</w:t>
      </w:r>
    </w:p>
    <w:p>
      <w:pPr>
        <w:pStyle w:val="12"/>
        <w:rPr>
          <w:szCs w:val="21"/>
          <w:lang w:eastAsia="zh-TW"/>
        </w:rPr>
      </w:pPr>
      <w:r>
        <w:rPr>
          <w:szCs w:val="21"/>
        </w:rPr>
        <w:drawing>
          <wp:inline distT="0" distB="0" distL="0" distR="0">
            <wp:extent cx="5272405" cy="2170430"/>
            <wp:effectExtent l="0" t="0" r="4445" b="1270"/>
            <wp:docPr id="4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a:xfrm>
                      <a:off x="0" y="0"/>
                      <a:ext cx="5272405" cy="2170430"/>
                    </a:xfrm>
                    <a:prstGeom prst="rect">
                      <a:avLst/>
                    </a:prstGeom>
                    <a:noFill/>
                    <a:ln>
                      <a:noFill/>
                    </a:ln>
                  </pic:spPr>
                </pic:pic>
              </a:graphicData>
            </a:graphic>
          </wp:inline>
        </w:drawing>
      </w:r>
    </w:p>
    <w:p>
      <w:pPr>
        <w:pStyle w:val="343"/>
        <w:numPr>
          <w:ilvl w:val="0"/>
          <w:numId w:val="42"/>
        </w:numPr>
        <w:spacing w:before="0" w:after="0" w:line="360" w:lineRule="auto"/>
        <w:rPr>
          <w:rFonts w:ascii="宋体"/>
          <w:b/>
          <w:sz w:val="21"/>
          <w:szCs w:val="21"/>
        </w:rPr>
      </w:pPr>
      <w:r>
        <w:rPr>
          <w:rFonts w:hint="eastAsia" w:ascii="宋体"/>
          <w:b/>
          <w:sz w:val="21"/>
          <w:szCs w:val="21"/>
        </w:rPr>
        <w:t>修改</w:t>
      </w:r>
    </w:p>
    <w:p>
      <w:pPr>
        <w:pStyle w:val="12"/>
        <w:spacing w:line="360" w:lineRule="auto"/>
        <w:rPr>
          <w:szCs w:val="21"/>
        </w:rPr>
      </w:pPr>
      <w:r>
        <w:rPr>
          <w:rFonts w:hint="eastAsia"/>
          <w:szCs w:val="21"/>
        </w:rPr>
        <w:t>选中一条记录，可针对该条外呼任务的任务基本信息、外呼名单、执行员工名单、任务指派的内容进行修改。已经外呼过的客户名单不能执行“删除”操作。</w:t>
      </w:r>
    </w:p>
    <w:p>
      <w:pPr>
        <w:pStyle w:val="343"/>
        <w:numPr>
          <w:ilvl w:val="0"/>
          <w:numId w:val="42"/>
        </w:numPr>
        <w:spacing w:before="0" w:after="0" w:line="360" w:lineRule="auto"/>
        <w:rPr>
          <w:rFonts w:ascii="宋体"/>
          <w:b/>
          <w:sz w:val="21"/>
          <w:szCs w:val="21"/>
        </w:rPr>
      </w:pPr>
      <w:r>
        <w:rPr>
          <w:rFonts w:hint="eastAsia" w:ascii="宋体"/>
          <w:b/>
          <w:sz w:val="21"/>
          <w:szCs w:val="21"/>
        </w:rPr>
        <w:t>删除</w:t>
      </w:r>
    </w:p>
    <w:p>
      <w:pPr>
        <w:pStyle w:val="12"/>
        <w:spacing w:line="360" w:lineRule="auto"/>
        <w:rPr>
          <w:szCs w:val="21"/>
        </w:rPr>
      </w:pPr>
      <w:r>
        <w:rPr>
          <w:rFonts w:hint="eastAsia"/>
          <w:szCs w:val="21"/>
        </w:rPr>
        <w:t>运营主管可对处理状态为“未开始”的外呼任务进行删除操作</w:t>
      </w:r>
    </w:p>
    <w:p>
      <w:pPr>
        <w:pStyle w:val="343"/>
        <w:numPr>
          <w:ilvl w:val="0"/>
          <w:numId w:val="42"/>
        </w:numPr>
        <w:spacing w:before="0" w:after="0" w:line="360" w:lineRule="auto"/>
        <w:rPr>
          <w:rFonts w:ascii="宋体"/>
          <w:b/>
          <w:sz w:val="21"/>
          <w:szCs w:val="21"/>
        </w:rPr>
      </w:pPr>
      <w:r>
        <w:rPr>
          <w:rFonts w:hint="eastAsia" w:ascii="宋体"/>
          <w:b/>
          <w:sz w:val="21"/>
          <w:szCs w:val="21"/>
        </w:rPr>
        <w:t>暂停任务/开始任务</w:t>
      </w:r>
    </w:p>
    <w:p>
      <w:pPr>
        <w:pStyle w:val="12"/>
        <w:spacing w:line="360" w:lineRule="auto"/>
        <w:rPr>
          <w:szCs w:val="21"/>
        </w:rPr>
      </w:pPr>
      <w:r>
        <w:rPr>
          <w:rFonts w:hint="eastAsia"/>
          <w:szCs w:val="21"/>
        </w:rPr>
        <w:t>可对处理状态为“正常”的外呼任务进行暂停任务操作，处理状态为“暂停”的外呼任务开始任务</w:t>
      </w:r>
    </w:p>
    <w:p>
      <w:pPr>
        <w:pStyle w:val="343"/>
        <w:numPr>
          <w:ilvl w:val="0"/>
          <w:numId w:val="42"/>
        </w:numPr>
        <w:spacing w:before="0" w:after="0" w:line="360" w:lineRule="auto"/>
        <w:rPr>
          <w:rFonts w:ascii="宋体"/>
          <w:b/>
          <w:sz w:val="21"/>
          <w:szCs w:val="21"/>
        </w:rPr>
      </w:pPr>
      <w:r>
        <w:rPr>
          <w:rFonts w:hint="eastAsia" w:ascii="宋体"/>
          <w:b/>
          <w:sz w:val="21"/>
          <w:szCs w:val="21"/>
        </w:rPr>
        <w:t>更换执行员工</w:t>
      </w:r>
    </w:p>
    <w:p>
      <w:pPr>
        <w:pStyle w:val="343"/>
        <w:spacing w:before="0" w:after="0" w:line="360" w:lineRule="auto"/>
        <w:ind w:left="422" w:firstLine="0"/>
        <w:rPr>
          <w:rFonts w:ascii="宋体"/>
          <w:sz w:val="21"/>
          <w:szCs w:val="21"/>
        </w:rPr>
      </w:pPr>
      <w:r>
        <w:rPr>
          <w:rFonts w:hint="eastAsia" w:ascii="宋体"/>
          <w:sz w:val="21"/>
          <w:szCs w:val="21"/>
        </w:rPr>
        <w:t>未完成的任务可更换原执行员工。</w:t>
      </w:r>
    </w:p>
    <w:p>
      <w:pPr>
        <w:pStyle w:val="343"/>
        <w:numPr>
          <w:ilvl w:val="0"/>
          <w:numId w:val="42"/>
        </w:numPr>
        <w:spacing w:before="0" w:after="0" w:line="360" w:lineRule="auto"/>
        <w:rPr>
          <w:rFonts w:ascii="宋体"/>
          <w:b/>
          <w:sz w:val="21"/>
          <w:szCs w:val="21"/>
        </w:rPr>
      </w:pPr>
      <w:r>
        <w:rPr>
          <w:rFonts w:hint="eastAsia" w:ascii="宋体"/>
          <w:b/>
          <w:sz w:val="21"/>
          <w:szCs w:val="21"/>
        </w:rPr>
        <w:t>预览</w:t>
      </w:r>
    </w:p>
    <w:p>
      <w:pPr>
        <w:pStyle w:val="343"/>
        <w:spacing w:before="0" w:after="0" w:line="360" w:lineRule="auto"/>
        <w:ind w:left="422" w:firstLine="0"/>
        <w:rPr>
          <w:rFonts w:ascii="宋体"/>
          <w:sz w:val="21"/>
          <w:szCs w:val="21"/>
        </w:rPr>
      </w:pPr>
      <w:r>
        <w:rPr>
          <w:rFonts w:hint="eastAsia" w:ascii="宋体"/>
          <w:sz w:val="21"/>
          <w:szCs w:val="21"/>
        </w:rPr>
        <w:t>选中某条任务点击“预览”按钮就跳转到任务360页面，可以查到该任务基本信息、客户名单以及执行员工。</w:t>
      </w:r>
    </w:p>
    <w:p>
      <w:pPr>
        <w:pStyle w:val="343"/>
        <w:spacing w:before="0" w:after="0" w:line="360" w:lineRule="auto"/>
        <w:ind w:left="422" w:firstLine="0"/>
        <w:rPr>
          <w:rFonts w:ascii="宋体"/>
          <w:sz w:val="21"/>
          <w:szCs w:val="21"/>
        </w:rPr>
      </w:pPr>
      <w:r>
        <w:rPr>
          <w:sz w:val="21"/>
          <w:szCs w:val="21"/>
        </w:rPr>
        <w:drawing>
          <wp:inline distT="0" distB="0" distL="0" distR="0">
            <wp:extent cx="5480685" cy="2251075"/>
            <wp:effectExtent l="0" t="0" r="571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5480685" cy="2251075"/>
                    </a:xfrm>
                    <a:prstGeom prst="rect">
                      <a:avLst/>
                    </a:prstGeom>
                    <a:noFill/>
                    <a:ln>
                      <a:noFill/>
                    </a:ln>
                  </pic:spPr>
                </pic:pic>
              </a:graphicData>
            </a:graphic>
          </wp:inline>
        </w:drawing>
      </w:r>
    </w:p>
    <w:p>
      <w:pPr>
        <w:pStyle w:val="343"/>
        <w:numPr>
          <w:ilvl w:val="0"/>
          <w:numId w:val="42"/>
        </w:numPr>
        <w:spacing w:before="0" w:after="0" w:line="360" w:lineRule="auto"/>
        <w:rPr>
          <w:rFonts w:ascii="宋体"/>
          <w:b/>
          <w:sz w:val="21"/>
          <w:szCs w:val="21"/>
        </w:rPr>
      </w:pPr>
      <w:r>
        <w:rPr>
          <w:rFonts w:hint="eastAsia" w:ascii="宋体"/>
          <w:b/>
          <w:sz w:val="21"/>
          <w:szCs w:val="21"/>
        </w:rPr>
        <w:t>任务名单</w:t>
      </w:r>
    </w:p>
    <w:p>
      <w:pPr>
        <w:pStyle w:val="343"/>
        <w:spacing w:before="0" w:after="0" w:line="360" w:lineRule="auto"/>
        <w:ind w:left="422" w:firstLine="0"/>
        <w:rPr>
          <w:rFonts w:ascii="宋体"/>
          <w:sz w:val="21"/>
          <w:szCs w:val="21"/>
        </w:rPr>
      </w:pPr>
      <w:r>
        <w:rPr>
          <w:rFonts w:hint="eastAsia" w:ascii="宋体"/>
          <w:sz w:val="21"/>
          <w:szCs w:val="21"/>
        </w:rPr>
        <w:t>查询该任务下外呼名单任务数，对于未开始的任务可以手动去调整执行员工。</w:t>
      </w:r>
    </w:p>
    <w:p>
      <w:pPr>
        <w:pStyle w:val="343"/>
        <w:spacing w:before="0" w:after="0" w:line="360" w:lineRule="auto"/>
        <w:ind w:left="422" w:firstLine="0"/>
        <w:rPr>
          <w:rFonts w:ascii="宋体"/>
          <w:sz w:val="21"/>
          <w:szCs w:val="21"/>
        </w:rPr>
      </w:pPr>
      <w:r>
        <w:rPr>
          <w:sz w:val="21"/>
          <w:szCs w:val="21"/>
        </w:rPr>
        <w:drawing>
          <wp:inline distT="0" distB="0" distL="0" distR="0">
            <wp:extent cx="5492115" cy="2297430"/>
            <wp:effectExtent l="0" t="0" r="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5492115" cy="2297430"/>
                    </a:xfrm>
                    <a:prstGeom prst="rect">
                      <a:avLst/>
                    </a:prstGeom>
                    <a:noFill/>
                    <a:ln>
                      <a:noFill/>
                    </a:ln>
                  </pic:spPr>
                </pic:pic>
              </a:graphicData>
            </a:graphic>
          </wp:inline>
        </w:drawing>
      </w:r>
    </w:p>
    <w:p>
      <w:pPr>
        <w:pStyle w:val="3"/>
        <w:numPr>
          <w:ilvl w:val="1"/>
          <w:numId w:val="13"/>
        </w:numPr>
        <w:tabs>
          <w:tab w:val="left" w:pos="720"/>
        </w:tabs>
        <w:snapToGrid w:val="0"/>
        <w:spacing w:before="240" w:after="240" w:line="240" w:lineRule="auto"/>
        <w:jc w:val="left"/>
        <w:rPr>
          <w:rFonts w:ascii="宋体" w:hAnsi="宋体"/>
          <w:sz w:val="21"/>
          <w:szCs w:val="21"/>
        </w:rPr>
      </w:pPr>
      <w:bookmarkStart w:id="87" w:name="_Toc493630091"/>
      <w:bookmarkStart w:id="88" w:name="_Toc504230823"/>
      <w:r>
        <w:rPr>
          <w:rFonts w:hint="eastAsia" w:ascii="宋体" w:hAnsi="宋体"/>
          <w:sz w:val="21"/>
          <w:szCs w:val="21"/>
        </w:rPr>
        <w:t>外呼任务执行</w:t>
      </w:r>
      <w:bookmarkEnd w:id="87"/>
      <w:bookmarkEnd w:id="88"/>
    </w:p>
    <w:p>
      <w:pPr>
        <w:pStyle w:val="4"/>
        <w:numPr>
          <w:ilvl w:val="2"/>
          <w:numId w:val="13"/>
        </w:numPr>
        <w:tabs>
          <w:tab w:val="left" w:pos="1080"/>
        </w:tabs>
        <w:spacing w:before="240" w:after="240" w:line="240" w:lineRule="auto"/>
        <w:jc w:val="left"/>
        <w:rPr>
          <w:sz w:val="21"/>
          <w:szCs w:val="21"/>
        </w:rPr>
      </w:pPr>
      <w:bookmarkStart w:id="89" w:name="_Toc504230824"/>
      <w:bookmarkStart w:id="90" w:name="_Toc493630092"/>
      <w:r>
        <w:rPr>
          <w:rFonts w:hint="eastAsia"/>
          <w:sz w:val="21"/>
          <w:szCs w:val="21"/>
        </w:rPr>
        <w:t>待呼出任务</w:t>
      </w:r>
      <w:bookmarkEnd w:id="89"/>
      <w:bookmarkEnd w:id="90"/>
    </w:p>
    <w:p>
      <w:pPr>
        <w:pStyle w:val="12"/>
        <w:spacing w:line="360" w:lineRule="auto"/>
        <w:rPr>
          <w:szCs w:val="21"/>
        </w:rPr>
      </w:pPr>
      <w:r>
        <w:rPr>
          <w:rFonts w:hint="eastAsia"/>
          <w:szCs w:val="21"/>
        </w:rPr>
        <w:t>待呼出任务是指在任务指派时分配给指定坐席的任务，坐席通过首页的外呼任务组件点击“处理”后进入外呼处理界面执行外呼功能。</w:t>
      </w:r>
    </w:p>
    <w:p>
      <w:pPr>
        <w:pStyle w:val="12"/>
        <w:spacing w:line="360" w:lineRule="auto"/>
        <w:rPr>
          <w:szCs w:val="21"/>
        </w:rPr>
      </w:pPr>
      <w:r>
        <w:rPr>
          <w:rFonts w:hint="eastAsia"/>
          <w:szCs w:val="21"/>
        </w:rPr>
        <w:t>待呼出任务界面如下图所示：</w:t>
      </w:r>
    </w:p>
    <w:p>
      <w:pPr>
        <w:pStyle w:val="12"/>
        <w:spacing w:line="360" w:lineRule="auto"/>
        <w:rPr>
          <w:szCs w:val="21"/>
          <w:lang w:eastAsia="zh-TW"/>
        </w:rPr>
      </w:pPr>
      <w:r>
        <w:rPr>
          <w:szCs w:val="21"/>
        </w:rPr>
        <w:drawing>
          <wp:inline distT="0" distB="0" distL="0" distR="0">
            <wp:extent cx="5480685" cy="2263140"/>
            <wp:effectExtent l="0" t="0" r="5715"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480685" cy="2263140"/>
                    </a:xfrm>
                    <a:prstGeom prst="rect">
                      <a:avLst/>
                    </a:prstGeom>
                    <a:noFill/>
                    <a:ln>
                      <a:noFill/>
                    </a:ln>
                  </pic:spPr>
                </pic:pic>
              </a:graphicData>
            </a:graphic>
          </wp:inline>
        </w:drawing>
      </w:r>
    </w:p>
    <w:p>
      <w:pPr>
        <w:pStyle w:val="4"/>
        <w:numPr>
          <w:ilvl w:val="2"/>
          <w:numId w:val="13"/>
        </w:numPr>
        <w:tabs>
          <w:tab w:val="left" w:pos="1080"/>
        </w:tabs>
        <w:spacing w:before="240" w:after="240" w:line="240" w:lineRule="auto"/>
        <w:jc w:val="left"/>
        <w:rPr>
          <w:sz w:val="21"/>
          <w:szCs w:val="21"/>
        </w:rPr>
      </w:pPr>
      <w:bookmarkStart w:id="91" w:name="_Toc504230825"/>
      <w:bookmarkStart w:id="92" w:name="_Toc493630093"/>
      <w:r>
        <w:rPr>
          <w:rFonts w:hint="eastAsia"/>
          <w:sz w:val="21"/>
          <w:szCs w:val="21"/>
        </w:rPr>
        <w:t>外呼处理</w:t>
      </w:r>
      <w:bookmarkEnd w:id="91"/>
      <w:bookmarkEnd w:id="92"/>
    </w:p>
    <w:p>
      <w:pPr>
        <w:pStyle w:val="12"/>
        <w:spacing w:line="360" w:lineRule="auto"/>
        <w:ind w:firstLine="0" w:firstLineChars="0"/>
        <w:rPr>
          <w:szCs w:val="21"/>
        </w:rPr>
      </w:pPr>
      <w:r>
        <w:rPr>
          <w:rFonts w:hint="eastAsia"/>
          <w:szCs w:val="21"/>
        </w:rPr>
        <w:t>外呼处理的界面如下图所示：</w:t>
      </w:r>
    </w:p>
    <w:p>
      <w:pPr>
        <w:pStyle w:val="12"/>
        <w:rPr>
          <w:szCs w:val="21"/>
          <w:lang w:eastAsia="zh-TW"/>
        </w:rPr>
      </w:pPr>
      <w:r>
        <w:rPr>
          <w:szCs w:val="21"/>
        </w:rPr>
        <w:drawing>
          <wp:inline distT="0" distB="0" distL="0" distR="0">
            <wp:extent cx="5723890" cy="3125470"/>
            <wp:effectExtent l="0" t="0" r="0" b="0"/>
            <wp:docPr id="49" name="图片 49" descr="任务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任务呼出"/>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5723890" cy="3125470"/>
                    </a:xfrm>
                    <a:prstGeom prst="rect">
                      <a:avLst/>
                    </a:prstGeom>
                    <a:noFill/>
                    <a:ln>
                      <a:noFill/>
                    </a:ln>
                  </pic:spPr>
                </pic:pic>
              </a:graphicData>
            </a:graphic>
          </wp:inline>
        </w:drawing>
      </w:r>
    </w:p>
    <w:p>
      <w:pPr>
        <w:pStyle w:val="12"/>
        <w:spacing w:line="360" w:lineRule="auto"/>
        <w:ind w:firstLine="422"/>
        <w:rPr>
          <w:b/>
          <w:szCs w:val="21"/>
        </w:rPr>
      </w:pPr>
      <w:r>
        <w:rPr>
          <w:rFonts w:hint="eastAsia"/>
          <w:b/>
          <w:szCs w:val="21"/>
        </w:rPr>
        <w:t>一、客户基本信息</w:t>
      </w:r>
    </w:p>
    <w:p>
      <w:pPr>
        <w:pStyle w:val="12"/>
        <w:spacing w:line="360" w:lineRule="auto"/>
        <w:rPr>
          <w:b/>
          <w:szCs w:val="21"/>
        </w:rPr>
      </w:pPr>
      <w:r>
        <w:rPr>
          <w:rFonts w:hint="eastAsia"/>
          <w:szCs w:val="21"/>
        </w:rPr>
        <w:t>根据外呼任务自动带入客户的基本信息</w:t>
      </w:r>
    </w:p>
    <w:p>
      <w:pPr>
        <w:pStyle w:val="12"/>
        <w:spacing w:line="360" w:lineRule="auto"/>
        <w:ind w:firstLine="422"/>
        <w:rPr>
          <w:b/>
          <w:szCs w:val="21"/>
        </w:rPr>
      </w:pPr>
      <w:r>
        <w:rPr>
          <w:rFonts w:hint="eastAsia"/>
          <w:b/>
          <w:szCs w:val="21"/>
        </w:rPr>
        <w:t>二、执行信息</w:t>
      </w:r>
    </w:p>
    <w:p>
      <w:pPr>
        <w:pStyle w:val="12"/>
        <w:numPr>
          <w:ilvl w:val="0"/>
          <w:numId w:val="45"/>
        </w:numPr>
        <w:spacing w:line="360" w:lineRule="auto"/>
        <w:ind w:firstLineChars="0"/>
        <w:rPr>
          <w:szCs w:val="21"/>
        </w:rPr>
      </w:pPr>
      <w:r>
        <w:rPr>
          <w:rFonts w:hint="eastAsia"/>
          <w:b/>
          <w:szCs w:val="21"/>
        </w:rPr>
        <w:t>任务名称：</w:t>
      </w:r>
      <w:r>
        <w:rPr>
          <w:rFonts w:hint="eastAsia"/>
          <w:szCs w:val="21"/>
        </w:rPr>
        <w:t>根据外呼任务信息自动带入；</w:t>
      </w:r>
    </w:p>
    <w:p>
      <w:pPr>
        <w:pStyle w:val="12"/>
        <w:numPr>
          <w:ilvl w:val="0"/>
          <w:numId w:val="45"/>
        </w:numPr>
        <w:spacing w:line="360" w:lineRule="auto"/>
        <w:ind w:firstLineChars="0"/>
        <w:rPr>
          <w:szCs w:val="21"/>
        </w:rPr>
      </w:pPr>
      <w:r>
        <w:rPr>
          <w:rFonts w:hint="eastAsia"/>
          <w:b/>
          <w:szCs w:val="21"/>
        </w:rPr>
        <w:t>营销话术：</w:t>
      </w:r>
      <w:r>
        <w:rPr>
          <w:rFonts w:hint="eastAsia"/>
          <w:szCs w:val="21"/>
        </w:rPr>
        <w:t>根据外呼任务信息自动带入；</w:t>
      </w:r>
    </w:p>
    <w:p>
      <w:pPr>
        <w:pStyle w:val="12"/>
        <w:numPr>
          <w:ilvl w:val="0"/>
          <w:numId w:val="45"/>
        </w:numPr>
        <w:spacing w:line="360" w:lineRule="auto"/>
        <w:ind w:firstLineChars="0"/>
        <w:rPr>
          <w:szCs w:val="21"/>
        </w:rPr>
      </w:pPr>
      <w:r>
        <w:rPr>
          <w:rFonts w:hint="eastAsia"/>
          <w:b/>
          <w:szCs w:val="21"/>
        </w:rPr>
        <w:t>电话号码：</w:t>
      </w:r>
      <w:r>
        <w:rPr>
          <w:rFonts w:hint="eastAsia"/>
          <w:szCs w:val="21"/>
        </w:rPr>
        <w:t>根据外呼任务信息自动带入可编辑；</w:t>
      </w:r>
    </w:p>
    <w:p>
      <w:pPr>
        <w:pStyle w:val="12"/>
        <w:numPr>
          <w:ilvl w:val="0"/>
          <w:numId w:val="45"/>
        </w:numPr>
        <w:spacing w:line="360" w:lineRule="auto"/>
        <w:ind w:firstLineChars="0"/>
        <w:rPr>
          <w:szCs w:val="21"/>
        </w:rPr>
      </w:pPr>
      <w:r>
        <w:rPr>
          <w:rFonts w:hint="eastAsia"/>
          <w:b/>
          <w:szCs w:val="21"/>
        </w:rPr>
        <w:t>任务状态：</w:t>
      </w:r>
      <w:r>
        <w:rPr>
          <w:rFonts w:hint="eastAsia"/>
          <w:szCs w:val="21"/>
        </w:rPr>
        <w:t>坐席不可选，根据外呼结果自动对应不同的任务状态，有未开始、已完成、关闭、处理中、预约下次五种状态；</w:t>
      </w:r>
      <w:r>
        <w:rPr>
          <w:rFonts w:hint="eastAsia"/>
          <w:color w:val="FF0000"/>
          <w:szCs w:val="21"/>
        </w:rPr>
        <w:t>注：数据字典可维护</w:t>
      </w:r>
    </w:p>
    <w:p>
      <w:pPr>
        <w:pStyle w:val="12"/>
        <w:numPr>
          <w:ilvl w:val="0"/>
          <w:numId w:val="45"/>
        </w:numPr>
        <w:spacing w:line="360" w:lineRule="auto"/>
        <w:ind w:firstLineChars="0"/>
        <w:rPr>
          <w:color w:val="FF0000"/>
          <w:szCs w:val="21"/>
        </w:rPr>
      </w:pPr>
      <w:r>
        <w:rPr>
          <w:rFonts w:hint="eastAsia"/>
          <w:b/>
          <w:szCs w:val="21"/>
        </w:rPr>
        <w:t>业务结果：</w:t>
      </w:r>
      <w:r>
        <w:rPr>
          <w:rFonts w:hint="eastAsia"/>
          <w:color w:val="000000"/>
          <w:szCs w:val="21"/>
        </w:rPr>
        <w:t>不同的外呼类型有不同的外呼结果，在“外呼类型及结果维护”可配置；</w:t>
      </w:r>
    </w:p>
    <w:p>
      <w:pPr>
        <w:pStyle w:val="12"/>
        <w:numPr>
          <w:ilvl w:val="0"/>
          <w:numId w:val="45"/>
        </w:numPr>
        <w:spacing w:line="360" w:lineRule="auto"/>
        <w:ind w:firstLineChars="0"/>
        <w:rPr>
          <w:color w:val="FF0000"/>
          <w:szCs w:val="21"/>
        </w:rPr>
      </w:pPr>
      <w:r>
        <w:rPr>
          <w:rFonts w:hint="eastAsia"/>
          <w:b/>
          <w:szCs w:val="21"/>
        </w:rPr>
        <w:t>外呼结果：</w:t>
      </w:r>
      <w:r>
        <w:rPr>
          <w:rFonts w:hint="eastAsia"/>
          <w:szCs w:val="21"/>
        </w:rPr>
        <w:t>坐席下拉可选，</w:t>
      </w:r>
      <w:r>
        <w:rPr>
          <w:rFonts w:hint="eastAsia"/>
          <w:color w:val="000000"/>
          <w:szCs w:val="21"/>
        </w:rPr>
        <w:t xml:space="preserve">有号码不正确、振铃、忙音、拒接、接通但业务失败、通话中意外中断、通话中需另约时间、回电成功八个情况； </w:t>
      </w:r>
      <w:r>
        <w:rPr>
          <w:rFonts w:hint="eastAsia"/>
          <w:color w:val="FF0000"/>
          <w:szCs w:val="21"/>
        </w:rPr>
        <w:t>注：数据字典可维护</w:t>
      </w:r>
    </w:p>
    <w:tbl>
      <w:tblPr>
        <w:tblStyle w:val="50"/>
        <w:tblW w:w="7900"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4"/>
        <w:gridCol w:w="2953"/>
        <w:gridCol w:w="2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shd w:val="clear" w:color="auto" w:fill="BFBFBF"/>
          </w:tcPr>
          <w:p>
            <w:pPr>
              <w:pStyle w:val="12"/>
              <w:snapToGrid w:val="0"/>
              <w:ind w:firstLine="0" w:firstLineChars="0"/>
              <w:rPr>
                <w:b/>
                <w:szCs w:val="21"/>
              </w:rPr>
            </w:pPr>
            <w:r>
              <w:rPr>
                <w:rFonts w:hint="eastAsia"/>
                <w:b/>
                <w:szCs w:val="21"/>
              </w:rPr>
              <w:t>外呼结果</w:t>
            </w:r>
          </w:p>
        </w:tc>
        <w:tc>
          <w:tcPr>
            <w:tcW w:w="2953" w:type="dxa"/>
            <w:shd w:val="clear" w:color="auto" w:fill="BFBFBF"/>
          </w:tcPr>
          <w:p>
            <w:pPr>
              <w:pStyle w:val="12"/>
              <w:snapToGrid w:val="0"/>
              <w:ind w:firstLine="0" w:firstLineChars="0"/>
              <w:rPr>
                <w:b/>
                <w:szCs w:val="21"/>
              </w:rPr>
            </w:pPr>
            <w:r>
              <w:rPr>
                <w:rFonts w:hint="eastAsia"/>
                <w:b/>
                <w:szCs w:val="21"/>
              </w:rPr>
              <w:t>业务处理逻辑</w:t>
            </w:r>
          </w:p>
        </w:tc>
        <w:tc>
          <w:tcPr>
            <w:tcW w:w="2953" w:type="dxa"/>
            <w:shd w:val="clear" w:color="auto" w:fill="BFBFBF"/>
          </w:tcPr>
          <w:p>
            <w:pPr>
              <w:pStyle w:val="12"/>
              <w:snapToGrid w:val="0"/>
              <w:ind w:firstLine="0" w:firstLineChars="0"/>
              <w:rPr>
                <w:b/>
                <w:szCs w:val="21"/>
              </w:rPr>
            </w:pPr>
            <w:r>
              <w:rPr>
                <w:rFonts w:hint="eastAsia"/>
                <w:b/>
                <w:szCs w:val="21"/>
              </w:rPr>
              <w:t>任务状态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21" w:hRule="atLeast"/>
        </w:trPr>
        <w:tc>
          <w:tcPr>
            <w:tcW w:w="1994" w:type="dxa"/>
          </w:tcPr>
          <w:p>
            <w:pPr>
              <w:pStyle w:val="12"/>
              <w:snapToGrid w:val="0"/>
              <w:ind w:firstLine="0" w:firstLineChars="0"/>
              <w:rPr>
                <w:szCs w:val="21"/>
              </w:rPr>
            </w:pPr>
            <w:r>
              <w:rPr>
                <w:rFonts w:hint="eastAsia"/>
                <w:szCs w:val="21"/>
              </w:rPr>
              <w:t>号码不正常</w:t>
            </w:r>
          </w:p>
        </w:tc>
        <w:tc>
          <w:tcPr>
            <w:tcW w:w="2953" w:type="dxa"/>
            <w:vMerge w:val="restart"/>
          </w:tcPr>
          <w:p>
            <w:pPr>
              <w:pStyle w:val="12"/>
              <w:snapToGrid w:val="0"/>
              <w:ind w:firstLine="0" w:firstLineChars="0"/>
              <w:rPr>
                <w:b/>
                <w:szCs w:val="21"/>
              </w:rPr>
            </w:pPr>
            <w:r>
              <w:rPr>
                <w:rFonts w:hint="eastAsia"/>
                <w:szCs w:val="21"/>
              </w:rPr>
              <w:t>不再拨打用户电话</w:t>
            </w:r>
          </w:p>
        </w:tc>
        <w:tc>
          <w:tcPr>
            <w:tcW w:w="2953" w:type="dxa"/>
            <w:vMerge w:val="restart"/>
          </w:tcPr>
          <w:p>
            <w:pPr>
              <w:pStyle w:val="12"/>
              <w:snapToGrid w:val="0"/>
              <w:ind w:firstLine="0" w:firstLineChars="0"/>
              <w:rPr>
                <w:szCs w:val="21"/>
              </w:rPr>
            </w:pPr>
            <w:r>
              <w:rPr>
                <w:rFonts w:hint="eastAsia"/>
                <w:szCs w:val="21"/>
              </w:rPr>
              <w:t>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接通但业务失败</w:t>
            </w:r>
          </w:p>
        </w:tc>
        <w:tc>
          <w:tcPr>
            <w:tcW w:w="2953" w:type="dxa"/>
            <w:vMerge w:val="continue"/>
          </w:tcPr>
          <w:p>
            <w:pPr>
              <w:pStyle w:val="12"/>
              <w:snapToGrid w:val="0"/>
              <w:ind w:firstLine="0" w:firstLineChars="0"/>
              <w:rPr>
                <w:b/>
                <w:szCs w:val="21"/>
              </w:rPr>
            </w:pPr>
          </w:p>
        </w:tc>
        <w:tc>
          <w:tcPr>
            <w:tcW w:w="2953" w:type="dxa"/>
            <w:vMerge w:val="continue"/>
          </w:tcPr>
          <w:p>
            <w:pPr>
              <w:pStyle w:val="12"/>
              <w:snapToGrid w:val="0"/>
              <w:ind w:firstLine="0" w:firstLineChars="0"/>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回电成功</w:t>
            </w:r>
          </w:p>
        </w:tc>
        <w:tc>
          <w:tcPr>
            <w:tcW w:w="2953" w:type="dxa"/>
            <w:vMerge w:val="continue"/>
          </w:tcPr>
          <w:p>
            <w:pPr>
              <w:pStyle w:val="12"/>
              <w:snapToGrid w:val="0"/>
              <w:ind w:firstLine="0" w:firstLineChars="0"/>
              <w:rPr>
                <w:b/>
                <w:szCs w:val="21"/>
              </w:rPr>
            </w:pPr>
          </w:p>
        </w:tc>
        <w:tc>
          <w:tcPr>
            <w:tcW w:w="2953" w:type="dxa"/>
          </w:tcPr>
          <w:p>
            <w:pPr>
              <w:pStyle w:val="12"/>
              <w:snapToGrid w:val="0"/>
              <w:ind w:firstLine="0" w:firstLineChars="0"/>
              <w:rPr>
                <w:szCs w:val="21"/>
              </w:rPr>
            </w:pPr>
            <w:r>
              <w:rPr>
                <w:rFonts w:hint="eastAsia"/>
                <w:szCs w:val="21"/>
              </w:rPr>
              <w:t>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振铃</w:t>
            </w:r>
          </w:p>
        </w:tc>
        <w:tc>
          <w:tcPr>
            <w:tcW w:w="2953" w:type="dxa"/>
            <w:vMerge w:val="restart"/>
          </w:tcPr>
          <w:p>
            <w:pPr>
              <w:pStyle w:val="12"/>
              <w:snapToGrid w:val="0"/>
              <w:ind w:firstLine="0" w:firstLineChars="0"/>
              <w:rPr>
                <w:b/>
                <w:szCs w:val="21"/>
              </w:rPr>
            </w:pPr>
            <w:r>
              <w:rPr>
                <w:rFonts w:hint="eastAsia"/>
                <w:szCs w:val="21"/>
              </w:rPr>
              <w:t>可业务灵活配置再次外呼的间隔时间、回拨次数</w:t>
            </w:r>
            <w:r>
              <w:rPr>
                <w:rFonts w:hint="eastAsia"/>
                <w:color w:val="FF0000"/>
                <w:szCs w:val="21"/>
              </w:rPr>
              <w:t>（回拨3次失败之后系统会自动关闭该任务，任务状态改为“关闭”）</w:t>
            </w:r>
          </w:p>
        </w:tc>
        <w:tc>
          <w:tcPr>
            <w:tcW w:w="2953" w:type="dxa"/>
            <w:vMerge w:val="restart"/>
          </w:tcPr>
          <w:p>
            <w:pPr>
              <w:pStyle w:val="12"/>
              <w:snapToGrid w:val="0"/>
              <w:ind w:firstLine="0" w:firstLineChars="0"/>
              <w:rPr>
                <w:szCs w:val="21"/>
              </w:rPr>
            </w:pPr>
            <w:r>
              <w:rPr>
                <w:rFonts w:hint="eastAsia"/>
                <w:szCs w:val="21"/>
              </w:rPr>
              <w:t>处理中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忙音</w:t>
            </w:r>
          </w:p>
        </w:tc>
        <w:tc>
          <w:tcPr>
            <w:tcW w:w="2953" w:type="dxa"/>
            <w:vMerge w:val="continue"/>
          </w:tcPr>
          <w:p>
            <w:pPr>
              <w:pStyle w:val="12"/>
              <w:snapToGrid w:val="0"/>
              <w:ind w:firstLine="0" w:firstLineChars="0"/>
              <w:rPr>
                <w:b/>
                <w:szCs w:val="21"/>
              </w:rPr>
            </w:pPr>
          </w:p>
        </w:tc>
        <w:tc>
          <w:tcPr>
            <w:tcW w:w="2953" w:type="dxa"/>
            <w:vMerge w:val="continue"/>
          </w:tcPr>
          <w:p>
            <w:pPr>
              <w:pStyle w:val="12"/>
              <w:snapToGrid w:val="0"/>
              <w:ind w:firstLine="0" w:firstLineChars="0"/>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拒接</w:t>
            </w:r>
          </w:p>
        </w:tc>
        <w:tc>
          <w:tcPr>
            <w:tcW w:w="2953" w:type="dxa"/>
            <w:vMerge w:val="continue"/>
          </w:tcPr>
          <w:p>
            <w:pPr>
              <w:pStyle w:val="12"/>
              <w:snapToGrid w:val="0"/>
              <w:ind w:firstLine="0" w:firstLineChars="0"/>
              <w:rPr>
                <w:b/>
                <w:szCs w:val="21"/>
              </w:rPr>
            </w:pPr>
          </w:p>
        </w:tc>
        <w:tc>
          <w:tcPr>
            <w:tcW w:w="2953" w:type="dxa"/>
            <w:vMerge w:val="continue"/>
          </w:tcPr>
          <w:p>
            <w:pPr>
              <w:pStyle w:val="12"/>
              <w:snapToGrid w:val="0"/>
              <w:ind w:firstLine="0" w:firstLineChars="0"/>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通话中意外中断</w:t>
            </w:r>
          </w:p>
        </w:tc>
        <w:tc>
          <w:tcPr>
            <w:tcW w:w="2953" w:type="dxa"/>
          </w:tcPr>
          <w:p>
            <w:pPr>
              <w:pStyle w:val="12"/>
              <w:snapToGrid w:val="0"/>
              <w:ind w:firstLine="0" w:firstLineChars="0"/>
              <w:rPr>
                <w:b/>
                <w:szCs w:val="21"/>
              </w:rPr>
            </w:pPr>
            <w:r>
              <w:rPr>
                <w:rFonts w:hint="eastAsia"/>
                <w:szCs w:val="21"/>
              </w:rPr>
              <w:t>需要立刻回拨</w:t>
            </w:r>
          </w:p>
        </w:tc>
        <w:tc>
          <w:tcPr>
            <w:tcW w:w="2953" w:type="dxa"/>
          </w:tcPr>
          <w:p>
            <w:pPr>
              <w:pStyle w:val="12"/>
              <w:snapToGrid w:val="0"/>
              <w:ind w:firstLine="0" w:firstLineChars="0"/>
              <w:rPr>
                <w:szCs w:val="21"/>
              </w:rPr>
            </w:pPr>
            <w:r>
              <w:rPr>
                <w:rFonts w:hint="eastAsia"/>
                <w:szCs w:val="21"/>
              </w:rPr>
              <w:t>处理中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94" w:type="dxa"/>
          </w:tcPr>
          <w:p>
            <w:pPr>
              <w:pStyle w:val="12"/>
              <w:snapToGrid w:val="0"/>
              <w:ind w:firstLine="0" w:firstLineChars="0"/>
              <w:rPr>
                <w:szCs w:val="21"/>
              </w:rPr>
            </w:pPr>
            <w:r>
              <w:rPr>
                <w:rFonts w:hint="eastAsia"/>
                <w:szCs w:val="21"/>
              </w:rPr>
              <w:t>通话中另约时间</w:t>
            </w:r>
          </w:p>
        </w:tc>
        <w:tc>
          <w:tcPr>
            <w:tcW w:w="2953" w:type="dxa"/>
          </w:tcPr>
          <w:p>
            <w:pPr>
              <w:pStyle w:val="12"/>
              <w:snapToGrid w:val="0"/>
              <w:ind w:firstLine="0" w:firstLineChars="0"/>
              <w:rPr>
                <w:szCs w:val="21"/>
              </w:rPr>
            </w:pPr>
            <w:r>
              <w:rPr>
                <w:rFonts w:hint="eastAsia"/>
                <w:szCs w:val="21"/>
              </w:rPr>
              <w:t>可设置下次预约回拨的时间，到时间后系统会</w:t>
            </w:r>
            <w:r>
              <w:rPr>
                <w:szCs w:val="21"/>
              </w:rPr>
              <w:t>提醒坐席</w:t>
            </w:r>
            <w:r>
              <w:rPr>
                <w:rFonts w:hint="eastAsia"/>
                <w:szCs w:val="21"/>
              </w:rPr>
              <w:t>进行</w:t>
            </w:r>
            <w:r>
              <w:rPr>
                <w:szCs w:val="21"/>
              </w:rPr>
              <w:t>处理</w:t>
            </w:r>
          </w:p>
        </w:tc>
        <w:tc>
          <w:tcPr>
            <w:tcW w:w="2953" w:type="dxa"/>
          </w:tcPr>
          <w:p>
            <w:pPr>
              <w:pStyle w:val="12"/>
              <w:snapToGrid w:val="0"/>
              <w:ind w:firstLine="0" w:firstLineChars="0"/>
              <w:rPr>
                <w:szCs w:val="21"/>
              </w:rPr>
            </w:pPr>
            <w:r>
              <w:rPr>
                <w:rFonts w:hint="eastAsia"/>
                <w:szCs w:val="21"/>
              </w:rPr>
              <w:t>预约下次</w:t>
            </w:r>
          </w:p>
        </w:tc>
      </w:tr>
    </w:tbl>
    <w:p>
      <w:pPr>
        <w:pStyle w:val="12"/>
        <w:spacing w:line="360" w:lineRule="auto"/>
        <w:ind w:firstLine="422"/>
        <w:rPr>
          <w:b/>
          <w:szCs w:val="21"/>
        </w:rPr>
      </w:pPr>
      <w:r>
        <w:rPr>
          <w:rFonts w:hint="eastAsia"/>
          <w:b/>
          <w:szCs w:val="21"/>
        </w:rPr>
        <w:t>三、问卷信息</w:t>
      </w:r>
    </w:p>
    <w:p>
      <w:pPr>
        <w:pStyle w:val="12"/>
        <w:spacing w:line="360" w:lineRule="auto"/>
        <w:ind w:left="480" w:leftChars="200" w:firstLine="0" w:firstLineChars="0"/>
        <w:rPr>
          <w:szCs w:val="21"/>
        </w:rPr>
      </w:pPr>
      <w:r>
        <w:rPr>
          <w:rFonts w:hint="eastAsia"/>
          <w:szCs w:val="21"/>
        </w:rPr>
        <w:t>根据外呼任务会自动带入本次任务绑定的问卷信息，实现在外呼客户的同时进行问卷的填写。问卷问题的显示可进行“全部显示”或“单题显示”切换，如下图所示：</w:t>
      </w:r>
    </w:p>
    <w:p>
      <w:pPr>
        <w:pStyle w:val="12"/>
        <w:spacing w:line="360" w:lineRule="auto"/>
        <w:rPr>
          <w:szCs w:val="21"/>
          <w:lang w:eastAsia="zh-TW"/>
        </w:rPr>
      </w:pPr>
      <w:r>
        <w:rPr>
          <w:szCs w:val="21"/>
        </w:rPr>
        <w:drawing>
          <wp:inline distT="0" distB="0" distL="0" distR="0">
            <wp:extent cx="5486400" cy="2778125"/>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486400" cy="2778125"/>
                    </a:xfrm>
                    <a:prstGeom prst="rect">
                      <a:avLst/>
                    </a:prstGeom>
                    <a:noFill/>
                    <a:ln>
                      <a:noFill/>
                    </a:ln>
                  </pic:spPr>
                </pic:pic>
              </a:graphicData>
            </a:graphic>
          </wp:inline>
        </w:drawing>
      </w:r>
    </w:p>
    <w:p>
      <w:pPr>
        <w:pStyle w:val="12"/>
        <w:spacing w:line="360" w:lineRule="auto"/>
        <w:rPr>
          <w:szCs w:val="21"/>
        </w:rPr>
      </w:pPr>
      <w:r>
        <w:rPr>
          <w:rFonts w:hint="eastAsia"/>
          <w:szCs w:val="21"/>
        </w:rPr>
        <w:t>问卷问题的选项跳题可显示，界面如下图所示：</w:t>
      </w:r>
    </w:p>
    <w:p>
      <w:pPr>
        <w:pStyle w:val="12"/>
        <w:spacing w:line="360" w:lineRule="auto"/>
        <w:rPr>
          <w:b/>
          <w:szCs w:val="21"/>
        </w:rPr>
      </w:pPr>
      <w:r>
        <w:rPr>
          <w:szCs w:val="21"/>
        </w:rPr>
        <w:drawing>
          <wp:inline distT="0" distB="0" distL="0" distR="0">
            <wp:extent cx="3217545" cy="960755"/>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17545" cy="960755"/>
                    </a:xfrm>
                    <a:prstGeom prst="rect">
                      <a:avLst/>
                    </a:prstGeom>
                    <a:noFill/>
                    <a:ln>
                      <a:noFill/>
                    </a:ln>
                  </pic:spPr>
                </pic:pic>
              </a:graphicData>
            </a:graphic>
          </wp:inline>
        </w:drawing>
      </w:r>
    </w:p>
    <w:p>
      <w:pPr>
        <w:pStyle w:val="12"/>
        <w:spacing w:line="360" w:lineRule="auto"/>
        <w:ind w:firstLine="422"/>
        <w:rPr>
          <w:b/>
          <w:szCs w:val="21"/>
        </w:rPr>
      </w:pPr>
      <w:r>
        <w:rPr>
          <w:rFonts w:hint="eastAsia"/>
          <w:b/>
          <w:szCs w:val="21"/>
        </w:rPr>
        <w:t>四、查看服务记录</w:t>
      </w:r>
    </w:p>
    <w:p>
      <w:pPr>
        <w:pStyle w:val="12"/>
        <w:spacing w:line="360" w:lineRule="auto"/>
        <w:rPr>
          <w:szCs w:val="21"/>
        </w:rPr>
      </w:pPr>
      <w:r>
        <w:rPr>
          <w:rFonts w:hint="eastAsia"/>
          <w:szCs w:val="21"/>
        </w:rPr>
        <w:t>查看与当前用户相关的历史外呼记录。</w:t>
      </w:r>
    </w:p>
    <w:p>
      <w:pPr>
        <w:pStyle w:val="12"/>
        <w:spacing w:line="360" w:lineRule="auto"/>
        <w:rPr>
          <w:b/>
          <w:szCs w:val="21"/>
        </w:rPr>
      </w:pPr>
      <w:r>
        <w:rPr>
          <w:szCs w:val="21"/>
        </w:rPr>
        <w:drawing>
          <wp:inline distT="0" distB="0" distL="0" distR="0">
            <wp:extent cx="5486400" cy="357060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5486400" cy="3570605"/>
                    </a:xfrm>
                    <a:prstGeom prst="rect">
                      <a:avLst/>
                    </a:prstGeom>
                    <a:noFill/>
                    <a:ln>
                      <a:noFill/>
                    </a:ln>
                  </pic:spPr>
                </pic:pic>
              </a:graphicData>
            </a:graphic>
          </wp:inline>
        </w:drawing>
      </w:r>
    </w:p>
    <w:p>
      <w:pPr>
        <w:pStyle w:val="3"/>
        <w:numPr>
          <w:ilvl w:val="1"/>
          <w:numId w:val="13"/>
        </w:numPr>
        <w:tabs>
          <w:tab w:val="left" w:pos="720"/>
        </w:tabs>
        <w:snapToGrid w:val="0"/>
        <w:spacing w:before="240" w:after="240" w:line="240" w:lineRule="auto"/>
        <w:jc w:val="left"/>
        <w:rPr>
          <w:rFonts w:ascii="宋体" w:hAnsi="宋体"/>
          <w:sz w:val="21"/>
          <w:szCs w:val="21"/>
        </w:rPr>
      </w:pPr>
      <w:bookmarkStart w:id="93" w:name="_Toc504230826"/>
      <w:bookmarkStart w:id="94" w:name="_Toc493630095"/>
      <w:r>
        <w:rPr>
          <w:rFonts w:hint="eastAsia" w:ascii="宋体" w:hAnsi="宋体"/>
          <w:sz w:val="21"/>
          <w:szCs w:val="21"/>
        </w:rPr>
        <w:t>外呼类型及结果维护</w:t>
      </w:r>
      <w:bookmarkEnd w:id="93"/>
    </w:p>
    <w:p>
      <w:pPr>
        <w:pStyle w:val="12"/>
        <w:spacing w:line="360" w:lineRule="auto"/>
        <w:rPr>
          <w:color w:val="000000"/>
          <w:szCs w:val="21"/>
        </w:rPr>
      </w:pPr>
      <w:r>
        <w:rPr>
          <w:rFonts w:hint="eastAsia"/>
          <w:color w:val="000000"/>
          <w:szCs w:val="21"/>
        </w:rPr>
        <w:t>不同的外呼类型有不同的业务结果，可进行新增、删除、批量删除操作，该功能可在外呼执行的时候根据外呼情况去选择对应的业务结果。</w:t>
      </w:r>
    </w:p>
    <w:p>
      <w:pPr>
        <w:pStyle w:val="12"/>
        <w:rPr>
          <w:szCs w:val="21"/>
          <w:lang w:eastAsia="zh-TW"/>
        </w:rPr>
      </w:pPr>
      <w:r>
        <w:rPr>
          <w:szCs w:val="21"/>
        </w:rPr>
        <w:drawing>
          <wp:inline distT="0" distB="0" distL="0" distR="0">
            <wp:extent cx="5480685" cy="2320925"/>
            <wp:effectExtent l="0" t="0" r="571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5480685" cy="2320925"/>
                    </a:xfrm>
                    <a:prstGeom prst="rect">
                      <a:avLst/>
                    </a:prstGeom>
                    <a:noFill/>
                    <a:ln>
                      <a:noFill/>
                    </a:ln>
                  </pic:spPr>
                </pic:pic>
              </a:graphicData>
            </a:graphic>
          </wp:inline>
        </w:drawing>
      </w:r>
    </w:p>
    <w:p>
      <w:pPr>
        <w:pStyle w:val="12"/>
        <w:spacing w:line="360" w:lineRule="auto"/>
        <w:rPr>
          <w:szCs w:val="21"/>
          <w:lang w:eastAsia="zh-TW"/>
        </w:rPr>
      </w:pPr>
      <w:r>
        <w:rPr>
          <w:rFonts w:hint="eastAsia"/>
          <w:szCs w:val="21"/>
          <w:lang w:eastAsia="zh-TW"/>
        </w:rPr>
        <w:t>新增业务结果界面如下：</w:t>
      </w:r>
    </w:p>
    <w:p>
      <w:pPr>
        <w:pStyle w:val="12"/>
        <w:rPr>
          <w:szCs w:val="21"/>
        </w:rPr>
      </w:pPr>
      <w:r>
        <w:rPr>
          <w:szCs w:val="21"/>
        </w:rPr>
        <w:drawing>
          <wp:inline distT="0" distB="0" distL="0" distR="0">
            <wp:extent cx="5486400" cy="236728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5486400" cy="2367280"/>
                    </a:xfrm>
                    <a:prstGeom prst="rect">
                      <a:avLst/>
                    </a:prstGeom>
                    <a:noFill/>
                    <a:ln>
                      <a:noFill/>
                    </a:ln>
                  </pic:spPr>
                </pic:pic>
              </a:graphicData>
            </a:graphic>
          </wp:inline>
        </w:drawing>
      </w:r>
    </w:p>
    <w:p>
      <w:pPr>
        <w:pStyle w:val="3"/>
        <w:numPr>
          <w:ilvl w:val="1"/>
          <w:numId w:val="13"/>
        </w:numPr>
        <w:tabs>
          <w:tab w:val="left" w:pos="720"/>
        </w:tabs>
        <w:snapToGrid w:val="0"/>
        <w:spacing w:before="240" w:after="240" w:line="240" w:lineRule="auto"/>
        <w:jc w:val="left"/>
        <w:rPr>
          <w:rFonts w:ascii="宋体" w:hAnsi="宋体"/>
          <w:sz w:val="21"/>
          <w:szCs w:val="21"/>
        </w:rPr>
      </w:pPr>
      <w:bookmarkStart w:id="95" w:name="_Toc504230827"/>
      <w:r>
        <w:rPr>
          <w:rFonts w:hint="eastAsia" w:ascii="宋体" w:hAnsi="宋体"/>
          <w:sz w:val="21"/>
          <w:szCs w:val="21"/>
        </w:rPr>
        <w:t>典型案例查询</w:t>
      </w:r>
      <w:bookmarkEnd w:id="94"/>
      <w:bookmarkEnd w:id="95"/>
    </w:p>
    <w:p>
      <w:pPr>
        <w:pStyle w:val="12"/>
        <w:spacing w:line="360" w:lineRule="auto"/>
        <w:rPr>
          <w:szCs w:val="21"/>
        </w:rPr>
      </w:pPr>
      <w:r>
        <w:rPr>
          <w:rFonts w:hint="eastAsia"/>
          <w:szCs w:val="21"/>
        </w:rPr>
        <w:t>用于给所有坐席来查询被标记成正面、反面的外呼典型案例，典型案例查询界面如下图所示：</w:t>
      </w:r>
    </w:p>
    <w:p>
      <w:pPr>
        <w:pStyle w:val="12"/>
        <w:spacing w:line="360" w:lineRule="auto"/>
        <w:rPr>
          <w:color w:val="FF0000"/>
          <w:szCs w:val="21"/>
        </w:rPr>
      </w:pPr>
      <w:r>
        <w:rPr>
          <w:rFonts w:hint="eastAsia"/>
          <w:color w:val="FF0000"/>
          <w:szCs w:val="21"/>
        </w:rPr>
        <w:t>注：典型案例标记在“外呼任务查询”中管理员可进行该功能操作。</w:t>
      </w:r>
    </w:p>
    <w:p>
      <w:pPr>
        <w:pStyle w:val="12"/>
        <w:rPr>
          <w:szCs w:val="21"/>
        </w:rPr>
      </w:pPr>
      <w:r>
        <w:rPr>
          <w:szCs w:val="21"/>
        </w:rPr>
        <w:drawing>
          <wp:inline distT="0" distB="0" distL="0" distR="0">
            <wp:extent cx="5492115" cy="23323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5492115" cy="2332355"/>
                    </a:xfrm>
                    <a:prstGeom prst="rect">
                      <a:avLst/>
                    </a:prstGeom>
                    <a:noFill/>
                    <a:ln>
                      <a:noFill/>
                    </a:ln>
                  </pic:spPr>
                </pic:pic>
              </a:graphicData>
            </a:graphic>
          </wp:inline>
        </w:drawing>
      </w:r>
    </w:p>
    <w:p>
      <w:pPr>
        <w:pStyle w:val="3"/>
        <w:numPr>
          <w:ilvl w:val="1"/>
          <w:numId w:val="13"/>
        </w:numPr>
        <w:tabs>
          <w:tab w:val="left" w:pos="720"/>
        </w:tabs>
        <w:snapToGrid w:val="0"/>
        <w:spacing w:before="240" w:after="240" w:line="240" w:lineRule="auto"/>
        <w:jc w:val="left"/>
        <w:rPr>
          <w:rFonts w:ascii="宋体" w:hAnsi="宋体"/>
          <w:sz w:val="21"/>
          <w:szCs w:val="21"/>
        </w:rPr>
      </w:pPr>
      <w:bookmarkStart w:id="96" w:name="_Toc504230828"/>
      <w:bookmarkStart w:id="97" w:name="_Toc493630096"/>
      <w:r>
        <w:rPr>
          <w:rFonts w:hint="eastAsia" w:ascii="宋体" w:hAnsi="宋体"/>
          <w:sz w:val="21"/>
          <w:szCs w:val="21"/>
        </w:rPr>
        <w:t>外呼问卷查询</w:t>
      </w:r>
      <w:bookmarkEnd w:id="96"/>
      <w:bookmarkEnd w:id="97"/>
    </w:p>
    <w:p>
      <w:pPr>
        <w:pStyle w:val="12"/>
        <w:numPr>
          <w:ilvl w:val="0"/>
          <w:numId w:val="46"/>
        </w:numPr>
        <w:spacing w:line="360" w:lineRule="auto"/>
        <w:ind w:firstLineChars="0"/>
        <w:rPr>
          <w:szCs w:val="21"/>
        </w:rPr>
      </w:pPr>
      <w:r>
        <w:rPr>
          <w:rFonts w:hint="eastAsia"/>
          <w:szCs w:val="21"/>
        </w:rPr>
        <w:t>可支持查看某一个客户的问卷答题情况；</w:t>
      </w:r>
    </w:p>
    <w:p>
      <w:pPr>
        <w:pStyle w:val="12"/>
        <w:numPr>
          <w:ilvl w:val="0"/>
          <w:numId w:val="46"/>
        </w:numPr>
        <w:spacing w:line="360" w:lineRule="auto"/>
        <w:ind w:firstLineChars="0"/>
        <w:rPr>
          <w:szCs w:val="21"/>
          <w:lang w:eastAsia="zh-TW"/>
        </w:rPr>
      </w:pPr>
      <w:r>
        <w:rPr>
          <w:rFonts w:hint="eastAsia"/>
          <w:szCs w:val="21"/>
          <w:lang w:eastAsia="zh-TW"/>
        </w:rPr>
        <w:t>可支持查看同一问卷下，不同客户的答题情况；</w:t>
      </w:r>
    </w:p>
    <w:p>
      <w:pPr>
        <w:pStyle w:val="12"/>
        <w:numPr>
          <w:ilvl w:val="0"/>
          <w:numId w:val="46"/>
        </w:numPr>
        <w:spacing w:line="360" w:lineRule="auto"/>
        <w:ind w:firstLineChars="0"/>
        <w:rPr>
          <w:szCs w:val="21"/>
          <w:lang w:eastAsia="zh-TW"/>
        </w:rPr>
      </w:pPr>
      <w:r>
        <w:rPr>
          <w:rFonts w:hint="eastAsia"/>
          <w:szCs w:val="21"/>
          <w:lang w:eastAsia="zh-TW"/>
        </w:rPr>
        <w:t>可支持不同问卷，不同客户的答题情况；</w:t>
      </w:r>
    </w:p>
    <w:p>
      <w:pPr>
        <w:pStyle w:val="343"/>
        <w:spacing w:before="0" w:after="0" w:line="360" w:lineRule="auto"/>
        <w:ind w:firstLine="420" w:firstLineChars="200"/>
        <w:rPr>
          <w:rFonts w:ascii="宋体"/>
          <w:sz w:val="21"/>
          <w:szCs w:val="21"/>
        </w:rPr>
      </w:pPr>
      <w:r>
        <w:rPr>
          <w:rFonts w:hint="eastAsia" w:ascii="宋体"/>
          <w:sz w:val="21"/>
          <w:szCs w:val="21"/>
        </w:rPr>
        <w:t>外呼问卷查询界面如下图所示：</w:t>
      </w:r>
    </w:p>
    <w:p>
      <w:pPr>
        <w:pStyle w:val="12"/>
        <w:rPr>
          <w:szCs w:val="21"/>
          <w:lang w:eastAsia="zh-TW"/>
        </w:rPr>
      </w:pPr>
      <w:r>
        <w:rPr>
          <w:szCs w:val="21"/>
        </w:rPr>
        <w:drawing>
          <wp:inline distT="0" distB="0" distL="0" distR="0">
            <wp:extent cx="5480685" cy="2297430"/>
            <wp:effectExtent l="0" t="0" r="5715"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5480685" cy="2297430"/>
                    </a:xfrm>
                    <a:prstGeom prst="rect">
                      <a:avLst/>
                    </a:prstGeom>
                    <a:noFill/>
                    <a:ln>
                      <a:noFill/>
                    </a:ln>
                  </pic:spPr>
                </pic:pic>
              </a:graphicData>
            </a:graphic>
          </wp:inline>
        </w:drawing>
      </w:r>
    </w:p>
    <w:p>
      <w:pPr>
        <w:pStyle w:val="3"/>
        <w:numPr>
          <w:ilvl w:val="1"/>
          <w:numId w:val="13"/>
        </w:numPr>
        <w:tabs>
          <w:tab w:val="left" w:pos="720"/>
        </w:tabs>
        <w:snapToGrid w:val="0"/>
        <w:spacing w:before="240" w:after="240" w:line="240" w:lineRule="auto"/>
        <w:jc w:val="left"/>
        <w:rPr>
          <w:rFonts w:ascii="宋体" w:hAnsi="宋体"/>
          <w:sz w:val="21"/>
          <w:szCs w:val="21"/>
        </w:rPr>
      </w:pPr>
      <w:bookmarkStart w:id="98" w:name="_Toc493630097"/>
      <w:bookmarkStart w:id="99" w:name="_Toc504230829"/>
      <w:r>
        <w:rPr>
          <w:rFonts w:hint="eastAsia" w:ascii="宋体" w:hAnsi="宋体"/>
          <w:sz w:val="21"/>
          <w:szCs w:val="21"/>
        </w:rPr>
        <w:t>外呼任务查询</w:t>
      </w:r>
      <w:bookmarkEnd w:id="98"/>
      <w:bookmarkEnd w:id="99"/>
    </w:p>
    <w:p>
      <w:pPr>
        <w:pStyle w:val="343"/>
        <w:spacing w:before="0" w:after="0" w:line="360" w:lineRule="auto"/>
        <w:ind w:firstLine="420" w:firstLineChars="200"/>
        <w:rPr>
          <w:rFonts w:ascii="宋体"/>
          <w:sz w:val="21"/>
          <w:szCs w:val="21"/>
        </w:rPr>
      </w:pPr>
      <w:r>
        <w:rPr>
          <w:rFonts w:hint="eastAsia" w:ascii="宋体"/>
          <w:sz w:val="21"/>
          <w:szCs w:val="21"/>
        </w:rPr>
        <w:t>用于查询当前坐席的所有状态的外呼任务，外呼任务查询界面如下图所示：</w:t>
      </w:r>
    </w:p>
    <w:p>
      <w:pPr>
        <w:pStyle w:val="12"/>
        <w:rPr>
          <w:szCs w:val="21"/>
          <w:lang w:eastAsia="zh-TW"/>
        </w:rPr>
      </w:pPr>
      <w:r>
        <w:rPr>
          <w:szCs w:val="21"/>
        </w:rPr>
        <w:drawing>
          <wp:inline distT="0" distB="0" distL="0" distR="0">
            <wp:extent cx="5486400" cy="131953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a:xfrm>
                      <a:off x="0" y="0"/>
                      <a:ext cx="5486400" cy="1319530"/>
                    </a:xfrm>
                    <a:prstGeom prst="rect">
                      <a:avLst/>
                    </a:prstGeom>
                    <a:noFill/>
                    <a:ln>
                      <a:noFill/>
                    </a:ln>
                  </pic:spPr>
                </pic:pic>
              </a:graphicData>
            </a:graphic>
          </wp:inline>
        </w:drawing>
      </w:r>
    </w:p>
    <w:p>
      <w:pPr>
        <w:pStyle w:val="343"/>
        <w:numPr>
          <w:ilvl w:val="0"/>
          <w:numId w:val="47"/>
        </w:numPr>
        <w:spacing w:before="0" w:after="0" w:line="360" w:lineRule="auto"/>
        <w:rPr>
          <w:rFonts w:ascii="宋体"/>
          <w:b/>
          <w:sz w:val="21"/>
          <w:szCs w:val="21"/>
        </w:rPr>
      </w:pPr>
      <w:r>
        <w:rPr>
          <w:rFonts w:hint="eastAsia" w:ascii="宋体"/>
          <w:b/>
          <w:sz w:val="21"/>
          <w:szCs w:val="21"/>
        </w:rPr>
        <w:t>外呼</w:t>
      </w:r>
    </w:p>
    <w:p>
      <w:pPr>
        <w:pStyle w:val="343"/>
        <w:spacing w:before="0" w:after="0" w:line="360" w:lineRule="auto"/>
        <w:ind w:left="842" w:firstLine="0"/>
        <w:rPr>
          <w:rFonts w:ascii="宋体"/>
          <w:sz w:val="21"/>
          <w:szCs w:val="21"/>
        </w:rPr>
      </w:pPr>
      <w:r>
        <w:rPr>
          <w:rFonts w:hint="eastAsia" w:ascii="宋体"/>
          <w:sz w:val="21"/>
          <w:szCs w:val="21"/>
        </w:rPr>
        <w:t>任务状态除“已完成”以外的其它状态都可以继续进行外呼操作，外呼界面见外呼处理章节描述。</w:t>
      </w:r>
    </w:p>
    <w:p>
      <w:pPr>
        <w:pStyle w:val="343"/>
        <w:numPr>
          <w:ilvl w:val="0"/>
          <w:numId w:val="47"/>
        </w:numPr>
        <w:spacing w:before="0" w:after="0" w:line="360" w:lineRule="auto"/>
        <w:rPr>
          <w:rFonts w:ascii="宋体"/>
          <w:b/>
          <w:sz w:val="21"/>
          <w:szCs w:val="21"/>
        </w:rPr>
      </w:pPr>
      <w:r>
        <w:rPr>
          <w:rFonts w:hint="eastAsia" w:ascii="宋体"/>
          <w:b/>
          <w:sz w:val="21"/>
          <w:szCs w:val="21"/>
        </w:rPr>
        <w:t>营销行为</w:t>
      </w:r>
    </w:p>
    <w:p>
      <w:pPr>
        <w:pStyle w:val="343"/>
        <w:spacing w:before="0" w:after="0" w:line="360" w:lineRule="auto"/>
        <w:ind w:left="842" w:firstLine="0"/>
        <w:rPr>
          <w:rFonts w:ascii="宋体"/>
          <w:sz w:val="21"/>
          <w:szCs w:val="21"/>
        </w:rPr>
      </w:pPr>
      <w:r>
        <w:rPr>
          <w:rFonts w:hint="eastAsia" w:ascii="宋体"/>
          <w:sz w:val="21"/>
          <w:szCs w:val="21"/>
        </w:rPr>
        <w:t>查看该用户对应的所有外呼活动轨迹，包括历史外呼记录以及该任务下的问卷答题情况，点击“通话流水号”可进入通话流水查询界面，可进行录音下载。</w:t>
      </w:r>
    </w:p>
    <w:p>
      <w:pPr>
        <w:pStyle w:val="343"/>
        <w:spacing w:before="0" w:after="0" w:line="360" w:lineRule="auto"/>
        <w:ind w:left="842" w:firstLine="0"/>
        <w:rPr>
          <w:sz w:val="21"/>
          <w:szCs w:val="21"/>
          <w:lang w:eastAsia="zh-TW"/>
        </w:rPr>
      </w:pPr>
      <w:r>
        <w:rPr>
          <w:sz w:val="21"/>
          <w:szCs w:val="21"/>
        </w:rPr>
        <w:drawing>
          <wp:inline distT="0" distB="0" distL="0" distR="0">
            <wp:extent cx="5486400" cy="221107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5486400" cy="2211070"/>
                    </a:xfrm>
                    <a:prstGeom prst="rect">
                      <a:avLst/>
                    </a:prstGeom>
                    <a:noFill/>
                    <a:ln>
                      <a:noFill/>
                    </a:ln>
                  </pic:spPr>
                </pic:pic>
              </a:graphicData>
            </a:graphic>
          </wp:inline>
        </w:drawing>
      </w:r>
    </w:p>
    <w:p>
      <w:pPr>
        <w:pStyle w:val="343"/>
        <w:numPr>
          <w:ilvl w:val="0"/>
          <w:numId w:val="48"/>
        </w:numPr>
        <w:spacing w:before="0" w:after="0" w:line="360" w:lineRule="auto"/>
        <w:rPr>
          <w:rFonts w:ascii="宋体"/>
          <w:b/>
          <w:color w:val="FF0000"/>
          <w:sz w:val="21"/>
          <w:szCs w:val="21"/>
        </w:rPr>
      </w:pPr>
      <w:r>
        <w:rPr>
          <w:rFonts w:hint="eastAsia" w:ascii="宋体"/>
          <w:b/>
          <w:color w:val="000000"/>
          <w:sz w:val="21"/>
          <w:szCs w:val="21"/>
        </w:rPr>
        <w:t>播放录音</w:t>
      </w:r>
      <w:r>
        <w:rPr>
          <w:rFonts w:hint="eastAsia" w:ascii="宋体"/>
          <w:b/>
          <w:color w:val="FF0000"/>
          <w:sz w:val="21"/>
          <w:szCs w:val="21"/>
        </w:rPr>
        <w:t>（</w:t>
      </w:r>
      <w:r>
        <w:rPr>
          <w:rFonts w:hint="eastAsia" w:ascii="宋体"/>
          <w:b/>
          <w:color w:val="FF0000"/>
          <w:sz w:val="21"/>
          <w:szCs w:val="21"/>
          <w:lang w:val="zh-CN"/>
        </w:rPr>
        <w:t>电话放音在本次项目中不需要可屏蔽掉，因为是采用的NICE系统录音，所以应增加一个系统参数去控制</w:t>
      </w:r>
      <w:r>
        <w:rPr>
          <w:rFonts w:hint="eastAsia" w:ascii="宋体"/>
          <w:b/>
          <w:color w:val="FF0000"/>
          <w:sz w:val="21"/>
          <w:szCs w:val="21"/>
        </w:rPr>
        <w:t>）</w:t>
      </w:r>
    </w:p>
    <w:p>
      <w:pPr>
        <w:pStyle w:val="343"/>
        <w:numPr>
          <w:ilvl w:val="0"/>
          <w:numId w:val="48"/>
        </w:numPr>
        <w:spacing w:before="0" w:after="0" w:line="360" w:lineRule="auto"/>
        <w:rPr>
          <w:rFonts w:ascii="宋体"/>
          <w:b/>
          <w:sz w:val="21"/>
          <w:szCs w:val="21"/>
        </w:rPr>
      </w:pPr>
      <w:r>
        <w:rPr>
          <w:rFonts w:hint="eastAsia" w:ascii="宋体"/>
          <w:b/>
          <w:sz w:val="21"/>
          <w:szCs w:val="21"/>
        </w:rPr>
        <w:t>电脑放音</w:t>
      </w:r>
    </w:p>
    <w:p>
      <w:pPr>
        <w:pStyle w:val="343"/>
        <w:spacing w:before="0" w:after="0" w:line="360" w:lineRule="auto"/>
        <w:ind w:left="842" w:firstLine="0"/>
        <w:rPr>
          <w:rFonts w:ascii="宋体"/>
          <w:sz w:val="21"/>
          <w:szCs w:val="21"/>
        </w:rPr>
      </w:pPr>
      <w:r>
        <w:rPr>
          <w:rFonts w:hint="eastAsia" w:ascii="宋体"/>
          <w:sz w:val="21"/>
          <w:szCs w:val="21"/>
        </w:rPr>
        <w:t>通过</w:t>
      </w:r>
      <w:r>
        <w:rPr>
          <w:rFonts w:ascii="宋体"/>
          <w:sz w:val="21"/>
          <w:szCs w:val="21"/>
        </w:rPr>
        <w:t>nice平台播放该通通话录音</w:t>
      </w:r>
      <w:r>
        <w:rPr>
          <w:rFonts w:hint="eastAsia" w:ascii="宋体"/>
          <w:sz w:val="21"/>
          <w:szCs w:val="21"/>
        </w:rPr>
        <w:t>。</w:t>
      </w:r>
    </w:p>
    <w:p>
      <w:pPr>
        <w:pStyle w:val="343"/>
        <w:numPr>
          <w:ilvl w:val="0"/>
          <w:numId w:val="48"/>
        </w:numPr>
        <w:spacing w:before="0" w:after="0" w:line="360" w:lineRule="auto"/>
        <w:rPr>
          <w:rFonts w:ascii="宋体"/>
          <w:b/>
          <w:sz w:val="21"/>
          <w:szCs w:val="21"/>
        </w:rPr>
      </w:pPr>
      <w:r>
        <w:rPr>
          <w:rFonts w:hint="eastAsia" w:ascii="宋体"/>
          <w:b/>
          <w:sz w:val="21"/>
          <w:szCs w:val="21"/>
        </w:rPr>
        <w:t>问卷补录</w:t>
      </w:r>
    </w:p>
    <w:p>
      <w:pPr>
        <w:pStyle w:val="343"/>
        <w:spacing w:before="0" w:after="0" w:line="360" w:lineRule="auto"/>
        <w:ind w:left="842" w:firstLine="0"/>
        <w:rPr>
          <w:rFonts w:ascii="宋体"/>
          <w:sz w:val="21"/>
          <w:szCs w:val="21"/>
        </w:rPr>
      </w:pPr>
      <w:r>
        <w:rPr>
          <w:rFonts w:hint="eastAsia" w:ascii="宋体"/>
          <w:sz w:val="21"/>
          <w:szCs w:val="21"/>
        </w:rPr>
        <w:t>支持对外呼任务下的问卷进行补录。</w:t>
      </w:r>
    </w:p>
    <w:p>
      <w:pPr>
        <w:pStyle w:val="343"/>
        <w:numPr>
          <w:ilvl w:val="0"/>
          <w:numId w:val="48"/>
        </w:numPr>
        <w:spacing w:before="0" w:after="0" w:line="360" w:lineRule="auto"/>
        <w:rPr>
          <w:rFonts w:ascii="宋体"/>
          <w:b/>
          <w:sz w:val="21"/>
          <w:szCs w:val="21"/>
        </w:rPr>
      </w:pPr>
      <w:r>
        <w:rPr>
          <w:rFonts w:hint="eastAsia" w:ascii="宋体"/>
          <w:b/>
          <w:sz w:val="21"/>
          <w:szCs w:val="21"/>
        </w:rPr>
        <w:t>外呼结果调整</w:t>
      </w:r>
    </w:p>
    <w:p>
      <w:pPr>
        <w:pStyle w:val="343"/>
        <w:tabs>
          <w:tab w:val="left" w:pos="4545"/>
          <w:tab w:val="center" w:pos="4742"/>
        </w:tabs>
        <w:spacing w:before="0" w:after="0" w:line="360" w:lineRule="auto"/>
        <w:ind w:left="842" w:firstLine="0"/>
        <w:rPr>
          <w:rFonts w:ascii="宋体"/>
          <w:sz w:val="21"/>
          <w:szCs w:val="21"/>
        </w:rPr>
      </w:pPr>
      <w:r>
        <w:rPr>
          <w:rFonts w:hint="eastAsia" w:ascii="宋体"/>
          <w:sz w:val="21"/>
          <w:szCs w:val="21"/>
        </w:rPr>
        <w:t>针对外呼任务的结果进行调整并可设置是否最为最终结果。需要记录更改人、更改时间，一次修改一条记录</w:t>
      </w:r>
    </w:p>
    <w:p>
      <w:pPr>
        <w:pStyle w:val="343"/>
        <w:numPr>
          <w:ilvl w:val="0"/>
          <w:numId w:val="47"/>
        </w:numPr>
        <w:spacing w:before="0" w:after="0" w:line="360" w:lineRule="auto"/>
        <w:rPr>
          <w:rFonts w:ascii="宋体"/>
          <w:b/>
          <w:sz w:val="21"/>
          <w:szCs w:val="21"/>
        </w:rPr>
      </w:pPr>
      <w:r>
        <w:rPr>
          <w:rFonts w:hint="eastAsia" w:ascii="宋体"/>
          <w:b/>
          <w:sz w:val="21"/>
          <w:szCs w:val="21"/>
        </w:rPr>
        <w:t>预览问卷</w:t>
      </w:r>
    </w:p>
    <w:p>
      <w:pPr>
        <w:pStyle w:val="343"/>
        <w:spacing w:before="0" w:after="0" w:line="360" w:lineRule="auto"/>
        <w:ind w:left="842" w:firstLine="0"/>
        <w:rPr>
          <w:rFonts w:ascii="宋体"/>
          <w:sz w:val="21"/>
          <w:szCs w:val="21"/>
        </w:rPr>
      </w:pPr>
      <w:r>
        <w:rPr>
          <w:rFonts w:hint="eastAsia" w:ascii="宋体"/>
          <w:sz w:val="21"/>
          <w:szCs w:val="21"/>
        </w:rPr>
        <w:t>预览对应外呼任务下的问卷明细，界面如下图所示：</w:t>
      </w:r>
    </w:p>
    <w:p>
      <w:pPr>
        <w:pStyle w:val="343"/>
        <w:spacing w:before="0" w:after="0" w:line="360" w:lineRule="auto"/>
        <w:ind w:left="842" w:firstLine="0"/>
        <w:rPr>
          <w:rFonts w:ascii="宋体"/>
          <w:sz w:val="21"/>
          <w:szCs w:val="21"/>
        </w:rPr>
      </w:pPr>
      <w:r>
        <w:rPr>
          <w:sz w:val="21"/>
          <w:szCs w:val="21"/>
        </w:rPr>
        <w:drawing>
          <wp:inline distT="0" distB="0" distL="0" distR="0">
            <wp:extent cx="5492115" cy="230886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a:xfrm>
                      <a:off x="0" y="0"/>
                      <a:ext cx="5492115" cy="2308860"/>
                    </a:xfrm>
                    <a:prstGeom prst="rect">
                      <a:avLst/>
                    </a:prstGeom>
                    <a:noFill/>
                    <a:ln>
                      <a:noFill/>
                    </a:ln>
                  </pic:spPr>
                </pic:pic>
              </a:graphicData>
            </a:graphic>
          </wp:inline>
        </w:drawing>
      </w:r>
    </w:p>
    <w:p>
      <w:pPr>
        <w:pStyle w:val="343"/>
        <w:numPr>
          <w:ilvl w:val="0"/>
          <w:numId w:val="47"/>
        </w:numPr>
        <w:spacing w:before="0" w:after="0" w:line="360" w:lineRule="auto"/>
        <w:rPr>
          <w:rFonts w:ascii="宋体"/>
          <w:b/>
          <w:sz w:val="21"/>
          <w:szCs w:val="21"/>
        </w:rPr>
      </w:pPr>
      <w:r>
        <w:rPr>
          <w:rFonts w:hint="eastAsia" w:ascii="宋体"/>
          <w:b/>
          <w:sz w:val="21"/>
          <w:szCs w:val="21"/>
        </w:rPr>
        <w:t>设置典型案例</w:t>
      </w:r>
    </w:p>
    <w:p>
      <w:pPr>
        <w:pStyle w:val="343"/>
        <w:spacing w:line="360" w:lineRule="auto"/>
        <w:ind w:firstLine="420" w:firstLineChars="200"/>
        <w:rPr>
          <w:rFonts w:ascii="宋体"/>
          <w:sz w:val="21"/>
          <w:szCs w:val="21"/>
        </w:rPr>
      </w:pPr>
      <w:r>
        <w:rPr>
          <w:rFonts w:hint="eastAsia" w:ascii="宋体"/>
          <w:sz w:val="21"/>
          <w:szCs w:val="21"/>
        </w:rPr>
        <w:t>有权限的管理人员可以将已经外呼完的任务标记成正面案例或者反面案例, 界面如下图所示：</w:t>
      </w:r>
    </w:p>
    <w:p>
      <w:pPr>
        <w:pStyle w:val="343"/>
        <w:spacing w:before="0" w:after="0" w:line="360" w:lineRule="auto"/>
        <w:rPr>
          <w:rFonts w:ascii="宋体"/>
          <w:color w:val="FF0000"/>
          <w:sz w:val="21"/>
          <w:szCs w:val="21"/>
        </w:rPr>
      </w:pPr>
      <w:r>
        <w:rPr>
          <w:rFonts w:hint="eastAsia" w:ascii="宋体"/>
          <w:color w:val="FF0000"/>
          <w:sz w:val="21"/>
          <w:szCs w:val="21"/>
        </w:rPr>
        <w:t xml:space="preserve">注:该按钮需要做权限控制，普通坐席该按钮应灰掉不可点击 </w:t>
      </w:r>
    </w:p>
    <w:p>
      <w:pPr>
        <w:pStyle w:val="343"/>
        <w:spacing w:before="0" w:after="0" w:line="360" w:lineRule="auto"/>
        <w:rPr>
          <w:rFonts w:ascii="宋体"/>
          <w:color w:val="FF0000"/>
          <w:sz w:val="21"/>
          <w:szCs w:val="21"/>
        </w:rPr>
      </w:pPr>
      <w:r>
        <w:rPr>
          <w:sz w:val="21"/>
          <w:szCs w:val="21"/>
        </w:rPr>
        <w:drawing>
          <wp:anchor distT="0" distB="0" distL="114300" distR="114300" simplePos="0" relativeHeight="251659264" behindDoc="0" locked="0" layoutInCell="1" allowOverlap="1">
            <wp:simplePos x="0" y="0"/>
            <wp:positionH relativeFrom="column">
              <wp:posOffset>333375</wp:posOffset>
            </wp:positionH>
            <wp:positionV relativeFrom="paragraph">
              <wp:posOffset>59055</wp:posOffset>
            </wp:positionV>
            <wp:extent cx="3547745" cy="1672590"/>
            <wp:effectExtent l="0" t="0" r="0" b="381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547745" cy="1672590"/>
                    </a:xfrm>
                    <a:prstGeom prst="rect">
                      <a:avLst/>
                    </a:prstGeom>
                    <a:noFill/>
                    <a:ln>
                      <a:noFill/>
                    </a:ln>
                  </pic:spPr>
                </pic:pic>
              </a:graphicData>
            </a:graphic>
          </wp:anchor>
        </w:drawing>
      </w:r>
    </w:p>
    <w:p>
      <w:pPr>
        <w:pStyle w:val="343"/>
        <w:spacing w:before="0" w:after="0" w:line="360" w:lineRule="auto"/>
        <w:rPr>
          <w:rFonts w:ascii="宋体"/>
          <w:sz w:val="21"/>
          <w:szCs w:val="21"/>
        </w:rPr>
      </w:pPr>
      <w:r>
        <w:rPr>
          <w:rFonts w:ascii="宋体"/>
          <w:sz w:val="21"/>
          <w:szCs w:val="21"/>
        </w:rPr>
        <w:br w:type="textWrapping" w:clear="all"/>
      </w:r>
      <w:r>
        <w:rPr>
          <w:rFonts w:ascii="宋体"/>
          <w:sz w:val="21"/>
          <w:szCs w:val="21"/>
        </w:rPr>
        <w:br w:type="page"/>
      </w:r>
      <w:r>
        <w:rPr>
          <w:rFonts w:ascii="宋体"/>
          <w:sz w:val="21"/>
          <w:szCs w:val="21"/>
        </w:rPr>
        <w:tab/>
      </w:r>
    </w:p>
    <w:p>
      <w:pPr>
        <w:pStyle w:val="2"/>
        <w:numPr>
          <w:ilvl w:val="0"/>
          <w:numId w:val="13"/>
        </w:numPr>
        <w:pBdr>
          <w:bottom w:val="none" w:color="auto" w:sz="0" w:space="0"/>
        </w:pBdr>
        <w:tabs>
          <w:tab w:val="left" w:pos="360"/>
        </w:tabs>
        <w:snapToGrid w:val="0"/>
        <w:spacing w:before="0" w:after="0"/>
        <w:ind w:left="0" w:firstLine="0"/>
        <w:jc w:val="left"/>
        <w:rPr>
          <w:sz w:val="28"/>
          <w:szCs w:val="28"/>
        </w:rPr>
      </w:pPr>
      <w:bookmarkStart w:id="100" w:name="_Toc504230830"/>
      <w:r>
        <w:rPr>
          <w:rFonts w:hint="eastAsia"/>
          <w:sz w:val="28"/>
          <w:szCs w:val="28"/>
        </w:rPr>
        <w:t>监控管理</w:t>
      </w:r>
      <w:bookmarkEnd w:id="100"/>
      <w:bookmarkStart w:id="101" w:name="_Toc493630126"/>
      <w:r>
        <w:rPr>
          <w:rFonts w:hint="eastAsia"/>
          <w:sz w:val="28"/>
          <w:szCs w:val="28"/>
        </w:rPr>
        <w:t xml:space="preserve"> </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02" w:name="_Toc493630150"/>
      <w:bookmarkStart w:id="103" w:name="_Toc504230831"/>
      <w:r>
        <w:rPr>
          <w:rFonts w:hint="eastAsia" w:ascii="宋体" w:hAnsi="宋体"/>
          <w:sz w:val="21"/>
          <w:szCs w:val="21"/>
        </w:rPr>
        <w:t>坐席状态监控</w:t>
      </w:r>
      <w:bookmarkEnd w:id="102"/>
      <w:bookmarkEnd w:id="103"/>
    </w:p>
    <w:p>
      <w:pPr>
        <w:ind w:firstLine="422" w:firstLineChars="200"/>
        <w:rPr>
          <w:b/>
          <w:color w:val="FF0000"/>
          <w:sz w:val="21"/>
          <w:szCs w:val="21"/>
        </w:rPr>
      </w:pPr>
      <w:r>
        <w:rPr>
          <w:rFonts w:hint="eastAsia"/>
          <w:b/>
          <w:sz w:val="21"/>
          <w:szCs w:val="21"/>
        </w:rPr>
        <w:t>一、功能描述</w:t>
      </w:r>
    </w:p>
    <w:p>
      <w:pPr>
        <w:pStyle w:val="95"/>
        <w:spacing w:line="360" w:lineRule="auto"/>
        <w:ind w:firstLineChars="0"/>
        <w:rPr>
          <w:color w:val="000000"/>
          <w:sz w:val="21"/>
          <w:szCs w:val="21"/>
        </w:rPr>
      </w:pPr>
      <w:r>
        <w:rPr>
          <w:rFonts w:hint="eastAsia"/>
          <w:color w:val="000000"/>
          <w:sz w:val="21"/>
          <w:szCs w:val="21"/>
        </w:rPr>
        <w:t>监控预警功能提醒。</w:t>
      </w:r>
      <w:r>
        <w:rPr>
          <w:color w:val="000000"/>
          <w:sz w:val="21"/>
          <w:szCs w:val="21"/>
        </w:rPr>
        <w:t xml:space="preserve"> </w:t>
      </w:r>
    </w:p>
    <w:p>
      <w:pPr>
        <w:ind w:left="420"/>
        <w:rPr>
          <w:b/>
          <w:sz w:val="21"/>
          <w:szCs w:val="21"/>
        </w:rPr>
      </w:pPr>
      <w:r>
        <w:rPr>
          <w:rFonts w:hint="eastAsia"/>
          <w:b/>
          <w:sz w:val="21"/>
          <w:szCs w:val="21"/>
        </w:rPr>
        <w:t>二、业务规则</w:t>
      </w:r>
    </w:p>
    <w:p>
      <w:pPr>
        <w:numPr>
          <w:ilvl w:val="0"/>
          <w:numId w:val="49"/>
        </w:numPr>
        <w:spacing w:after="0"/>
        <w:jc w:val="left"/>
        <w:rPr>
          <w:sz w:val="21"/>
          <w:szCs w:val="21"/>
        </w:rPr>
      </w:pPr>
      <w:r>
        <w:rPr>
          <w:rFonts w:hint="eastAsia"/>
          <w:sz w:val="21"/>
          <w:szCs w:val="21"/>
        </w:rPr>
        <w:t>普通坐席不具备该功能，管理员才可监听所有的坐席；</w:t>
      </w:r>
    </w:p>
    <w:p>
      <w:pPr>
        <w:numPr>
          <w:ilvl w:val="0"/>
          <w:numId w:val="49"/>
        </w:numPr>
        <w:spacing w:after="0"/>
        <w:jc w:val="left"/>
        <w:rPr>
          <w:sz w:val="21"/>
          <w:szCs w:val="21"/>
        </w:rPr>
      </w:pPr>
      <w:r>
        <w:rPr>
          <w:rFonts w:hint="eastAsia"/>
          <w:sz w:val="21"/>
          <w:szCs w:val="21"/>
        </w:rPr>
        <w:t>不同的服务状态告警阈值不一，可定义，例如：示忙时间超过2分钟；</w:t>
      </w:r>
    </w:p>
    <w:p>
      <w:pPr>
        <w:numPr>
          <w:ilvl w:val="0"/>
          <w:numId w:val="49"/>
        </w:numPr>
        <w:spacing w:after="0"/>
        <w:jc w:val="left"/>
        <w:rPr>
          <w:sz w:val="21"/>
          <w:szCs w:val="21"/>
          <w:lang w:eastAsia="zh-TW"/>
        </w:rPr>
      </w:pPr>
      <w:r>
        <w:rPr>
          <w:rFonts w:hint="eastAsia"/>
          <w:sz w:val="21"/>
          <w:szCs w:val="21"/>
          <w:lang w:eastAsia="zh-TW"/>
        </w:rPr>
        <w:t>告警提醒方式：①坐席图片闪烁（直到改变状态后才停止闪烁）；</w:t>
      </w:r>
    </w:p>
    <w:p>
      <w:pPr>
        <w:ind w:left="780" w:firstLine="1575" w:firstLineChars="750"/>
        <w:rPr>
          <w:sz w:val="21"/>
          <w:szCs w:val="21"/>
        </w:rPr>
      </w:pPr>
      <w:r>
        <w:rPr>
          <w:rFonts w:hint="eastAsia"/>
          <w:sz w:val="21"/>
          <w:szCs w:val="21"/>
          <w:lang w:eastAsia="zh-TW"/>
        </w:rPr>
        <w:t>②</w:t>
      </w:r>
      <w:r>
        <w:rPr>
          <w:rFonts w:hint="eastAsia"/>
          <w:sz w:val="21"/>
          <w:szCs w:val="21"/>
        </w:rPr>
        <w:t>右</w:t>
      </w:r>
      <w:r>
        <w:rPr>
          <w:rFonts w:hint="eastAsia"/>
          <w:sz w:val="21"/>
          <w:szCs w:val="21"/>
          <w:lang w:eastAsia="zh-TW"/>
        </w:rPr>
        <w:t>侧按最新的预警信息排序显示；</w:t>
      </w:r>
    </w:p>
    <w:p>
      <w:pPr>
        <w:numPr>
          <w:ilvl w:val="0"/>
          <w:numId w:val="49"/>
        </w:numPr>
        <w:spacing w:after="0"/>
        <w:jc w:val="left"/>
        <w:rPr>
          <w:sz w:val="21"/>
          <w:szCs w:val="21"/>
        </w:rPr>
      </w:pPr>
      <w:r>
        <w:rPr>
          <w:rFonts w:hint="eastAsia"/>
          <w:sz w:val="21"/>
          <w:szCs w:val="21"/>
        </w:rPr>
        <w:t>告警提醒规则及对象：</w:t>
      </w:r>
    </w:p>
    <w:p>
      <w:pPr>
        <w:ind w:left="840"/>
        <w:rPr>
          <w:sz w:val="21"/>
          <w:szCs w:val="21"/>
          <w:lang w:eastAsia="zh-TW"/>
        </w:rPr>
      </w:pPr>
      <w:r>
        <w:rPr>
          <w:sz w:val="21"/>
          <w:szCs w:val="21"/>
        </w:rPr>
        <w:drawing>
          <wp:inline distT="0" distB="0" distL="0" distR="0">
            <wp:extent cx="5486400" cy="1805940"/>
            <wp:effectExtent l="0" t="0" r="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486400" cy="1805940"/>
                    </a:xfrm>
                    <a:prstGeom prst="rect">
                      <a:avLst/>
                    </a:prstGeom>
                    <a:noFill/>
                    <a:ln>
                      <a:noFill/>
                    </a:ln>
                  </pic:spPr>
                </pic:pic>
              </a:graphicData>
            </a:graphic>
          </wp:inline>
        </w:drawing>
      </w:r>
    </w:p>
    <w:p>
      <w:pPr>
        <w:ind w:left="840"/>
        <w:rPr>
          <w:sz w:val="21"/>
          <w:szCs w:val="21"/>
          <w:lang w:eastAsia="zh-TW"/>
        </w:rPr>
      </w:pPr>
      <w:r>
        <w:rPr>
          <w:sz w:val="21"/>
          <w:szCs w:val="21"/>
        </w:rPr>
        <w:drawing>
          <wp:inline distT="0" distB="0" distL="0" distR="0">
            <wp:extent cx="5486400" cy="1771015"/>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5486400" cy="1771015"/>
                    </a:xfrm>
                    <a:prstGeom prst="rect">
                      <a:avLst/>
                    </a:prstGeom>
                    <a:noFill/>
                    <a:ln>
                      <a:noFill/>
                    </a:ln>
                  </pic:spPr>
                </pic:pic>
              </a:graphicData>
            </a:graphic>
          </wp:inline>
        </w:drawing>
      </w:r>
    </w:p>
    <w:p>
      <w:pPr>
        <w:ind w:left="840"/>
        <w:rPr>
          <w:sz w:val="21"/>
          <w:szCs w:val="21"/>
        </w:rPr>
      </w:pPr>
      <w:r>
        <w:rPr>
          <w:sz w:val="21"/>
          <w:szCs w:val="21"/>
        </w:rPr>
        <w:drawing>
          <wp:inline distT="0" distB="0" distL="0" distR="0">
            <wp:extent cx="5486400" cy="3900805"/>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486400" cy="3900805"/>
                    </a:xfrm>
                    <a:prstGeom prst="rect">
                      <a:avLst/>
                    </a:prstGeom>
                    <a:noFill/>
                    <a:ln>
                      <a:noFill/>
                    </a:ln>
                  </pic:spPr>
                </pic:pic>
              </a:graphicData>
            </a:graphic>
          </wp:inline>
        </w:drawing>
      </w:r>
    </w:p>
    <w:p>
      <w:pPr>
        <w:ind w:left="420"/>
        <w:rPr>
          <w:b/>
          <w:sz w:val="21"/>
          <w:szCs w:val="21"/>
        </w:rPr>
      </w:pPr>
      <w:r>
        <w:rPr>
          <w:rFonts w:hint="eastAsia"/>
          <w:b/>
          <w:sz w:val="21"/>
          <w:szCs w:val="21"/>
        </w:rPr>
        <w:t>三、界面原型</w:t>
      </w:r>
    </w:p>
    <w:p>
      <w:pPr>
        <w:pStyle w:val="12"/>
        <w:spacing w:line="360" w:lineRule="auto"/>
        <w:rPr>
          <w:szCs w:val="21"/>
        </w:rPr>
      </w:pPr>
      <w:r>
        <w:rPr>
          <w:rFonts w:hint="eastAsia"/>
          <w:szCs w:val="21"/>
        </w:rPr>
        <w:t>【坐席状态监控图表展示】如下图所示：</w:t>
      </w:r>
    </w:p>
    <w:p>
      <w:pPr>
        <w:pStyle w:val="12"/>
        <w:spacing w:line="360" w:lineRule="auto"/>
        <w:rPr>
          <w:szCs w:val="21"/>
        </w:rPr>
      </w:pPr>
      <w:r>
        <w:rPr>
          <w:szCs w:val="21"/>
        </w:rPr>
        <w:drawing>
          <wp:inline distT="0" distB="0" distL="0" distR="0">
            <wp:extent cx="5486400" cy="3582670"/>
            <wp:effectExtent l="0" t="0" r="0" b="0"/>
            <wp:docPr id="64" name="图片 61" descr="坐席状态监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descr="坐席状态监控"/>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a:xfrm>
                      <a:off x="0" y="0"/>
                      <a:ext cx="5486400" cy="3582670"/>
                    </a:xfrm>
                    <a:prstGeom prst="rect">
                      <a:avLst/>
                    </a:prstGeom>
                    <a:noFill/>
                    <a:ln>
                      <a:noFill/>
                    </a:ln>
                  </pic:spPr>
                </pic:pic>
              </a:graphicData>
            </a:graphic>
          </wp:inline>
        </w:drawing>
      </w:r>
    </w:p>
    <w:p>
      <w:pPr>
        <w:pStyle w:val="12"/>
        <w:spacing w:line="360" w:lineRule="auto"/>
        <w:rPr>
          <w:color w:val="FF0000"/>
          <w:szCs w:val="21"/>
        </w:rPr>
      </w:pPr>
      <w:r>
        <w:rPr>
          <w:rFonts w:hint="eastAsia"/>
          <w:color w:val="FF0000"/>
          <w:szCs w:val="21"/>
          <w:lang w:eastAsia="zh-TW"/>
        </w:rPr>
        <w:t>左侧坐席各状态占比的图例，及图标颜色说明；中间对应显示各坐席数量；右侧展示座席告警信息。</w:t>
      </w:r>
    </w:p>
    <w:p>
      <w:pPr>
        <w:pStyle w:val="12"/>
        <w:spacing w:line="360" w:lineRule="auto"/>
        <w:ind w:firstLine="422"/>
        <w:rPr>
          <w:b/>
          <w:szCs w:val="21"/>
        </w:rPr>
      </w:pPr>
      <w:r>
        <w:rPr>
          <w:rFonts w:hint="eastAsia"/>
          <w:b/>
          <w:szCs w:val="21"/>
        </w:rPr>
        <w:t>一、坐席状态图表</w:t>
      </w:r>
    </w:p>
    <w:p>
      <w:pPr>
        <w:pStyle w:val="12"/>
        <w:spacing w:line="360" w:lineRule="auto"/>
        <w:rPr>
          <w:szCs w:val="21"/>
        </w:rPr>
      </w:pPr>
      <w:r>
        <w:rPr>
          <w:rFonts w:hint="eastAsia"/>
          <w:szCs w:val="21"/>
          <w:lang w:eastAsia="zh-TW"/>
        </w:rPr>
        <w:t>1、坐席状态持续时长超过预设的阈值</w:t>
      </w:r>
      <w:r>
        <w:rPr>
          <w:rFonts w:hint="eastAsia"/>
          <w:color w:val="FF0000"/>
          <w:szCs w:val="21"/>
          <w:lang w:eastAsia="zh-TW"/>
        </w:rPr>
        <w:t>（不同坐席状态可设置不同的阈值）</w:t>
      </w:r>
      <w:r>
        <w:rPr>
          <w:rFonts w:hint="eastAsia"/>
          <w:szCs w:val="21"/>
          <w:lang w:eastAsia="zh-TW"/>
        </w:rPr>
        <w:t>时会进行告警提醒，告警方式：坐席图片闪烁（直到改变状态后才停止闪烁）；</w:t>
      </w:r>
    </w:p>
    <w:p>
      <w:pPr>
        <w:pStyle w:val="12"/>
        <w:spacing w:line="360" w:lineRule="auto"/>
        <w:ind w:firstLine="422"/>
        <w:rPr>
          <w:b/>
          <w:szCs w:val="21"/>
        </w:rPr>
      </w:pPr>
      <w:r>
        <w:rPr>
          <w:rFonts w:hint="eastAsia"/>
          <w:b/>
          <w:szCs w:val="21"/>
        </w:rPr>
        <w:t>二、坐席状态预警</w:t>
      </w:r>
    </w:p>
    <w:p>
      <w:pPr>
        <w:pStyle w:val="12"/>
        <w:spacing w:line="360" w:lineRule="auto"/>
        <w:rPr>
          <w:szCs w:val="21"/>
        </w:rPr>
      </w:pPr>
      <w:r>
        <w:rPr>
          <w:rFonts w:hint="eastAsia"/>
          <w:szCs w:val="21"/>
          <w:lang w:eastAsia="zh-TW"/>
        </w:rPr>
        <w:t>1、坐席状态持续时长超过预设的阈值时会进行告警提醒，告警方式：【</w:t>
      </w:r>
      <w:r>
        <w:rPr>
          <w:rFonts w:hint="eastAsia"/>
          <w:szCs w:val="21"/>
        </w:rPr>
        <w:t>什么时候、谁（姓名+工号）、因为什么原因告警</w:t>
      </w:r>
      <w:r>
        <w:rPr>
          <w:rFonts w:hint="eastAsia"/>
          <w:szCs w:val="21"/>
          <w:lang w:eastAsia="zh-TW"/>
        </w:rPr>
        <w:t>】</w:t>
      </w:r>
      <w:r>
        <w:rPr>
          <w:rFonts w:hint="eastAsia"/>
          <w:szCs w:val="21"/>
        </w:rPr>
        <w:t>，按照最新时间排序（顺序排列），如下图所示；</w:t>
      </w:r>
    </w:p>
    <w:p>
      <w:pPr>
        <w:pStyle w:val="12"/>
        <w:spacing w:line="360" w:lineRule="auto"/>
        <w:rPr>
          <w:szCs w:val="21"/>
          <w:lang w:eastAsia="zh-TW"/>
        </w:rPr>
      </w:pPr>
      <w:r>
        <w:rPr>
          <w:szCs w:val="21"/>
        </w:rPr>
        <w:drawing>
          <wp:inline distT="0" distB="0" distL="0" distR="0">
            <wp:extent cx="2000250" cy="37433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2000250" cy="3743325"/>
                    </a:xfrm>
                    <a:prstGeom prst="rect">
                      <a:avLst/>
                    </a:prstGeom>
                    <a:noFill/>
                    <a:ln>
                      <a:noFill/>
                    </a:ln>
                  </pic:spPr>
                </pic:pic>
              </a:graphicData>
            </a:graphic>
          </wp:inline>
        </w:drawing>
      </w:r>
    </w:p>
    <w:p>
      <w:pPr>
        <w:pStyle w:val="12"/>
        <w:spacing w:line="360" w:lineRule="auto"/>
        <w:rPr>
          <w:color w:val="FF0000"/>
          <w:szCs w:val="21"/>
          <w:lang w:eastAsia="zh-TW"/>
        </w:rPr>
      </w:pPr>
      <w:r>
        <w:rPr>
          <w:rFonts w:hint="eastAsia"/>
          <w:color w:val="FF0000"/>
          <w:szCs w:val="21"/>
          <w:lang w:eastAsia="zh-TW"/>
        </w:rPr>
        <w:t>注：告警级别分成三级，不同的级别对应不同的颜色呈现，一级：黄色，二级：橙色，三级：红色</w:t>
      </w:r>
    </w:p>
    <w:p>
      <w:pPr>
        <w:pStyle w:val="12"/>
        <w:spacing w:line="360" w:lineRule="auto"/>
        <w:rPr>
          <w:szCs w:val="21"/>
          <w:lang w:eastAsia="zh-TW"/>
        </w:rPr>
      </w:pPr>
      <w:r>
        <w:rPr>
          <w:rFonts w:hint="eastAsia"/>
          <w:szCs w:val="21"/>
        </w:rPr>
        <w:t>2、</w:t>
      </w:r>
      <w:r>
        <w:rPr>
          <w:rFonts w:hint="eastAsia"/>
          <w:szCs w:val="21"/>
          <w:lang w:eastAsia="zh-TW"/>
        </w:rPr>
        <w:t>选中预警列表中一条记录点击时，可弹出坐席信息详情弹框。</w:t>
      </w:r>
    </w:p>
    <w:p>
      <w:pPr>
        <w:pStyle w:val="12"/>
        <w:spacing w:line="360" w:lineRule="auto"/>
        <w:rPr>
          <w:szCs w:val="21"/>
        </w:rPr>
      </w:pPr>
      <w:r>
        <w:rPr>
          <w:szCs w:val="21"/>
        </w:rPr>
        <w:drawing>
          <wp:inline distT="0" distB="0" distL="0" distR="0">
            <wp:extent cx="2790825" cy="28098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2790825" cy="2809875"/>
                    </a:xfrm>
                    <a:prstGeom prst="rect">
                      <a:avLst/>
                    </a:prstGeom>
                    <a:noFill/>
                    <a:ln>
                      <a:noFill/>
                    </a:ln>
                  </pic:spPr>
                </pic:pic>
              </a:graphicData>
            </a:graphic>
          </wp:inline>
        </w:drawing>
      </w:r>
    </w:p>
    <w:bookmarkEnd w:id="101"/>
    <w:p>
      <w:pPr>
        <w:pStyle w:val="2"/>
        <w:numPr>
          <w:ilvl w:val="0"/>
          <w:numId w:val="13"/>
        </w:numPr>
        <w:pBdr>
          <w:bottom w:val="none" w:color="auto" w:sz="0" w:space="0"/>
        </w:pBdr>
        <w:tabs>
          <w:tab w:val="left" w:pos="360"/>
        </w:tabs>
        <w:snapToGrid w:val="0"/>
        <w:spacing w:before="240" w:after="0"/>
        <w:jc w:val="left"/>
        <w:rPr>
          <w:sz w:val="28"/>
          <w:szCs w:val="28"/>
        </w:rPr>
      </w:pPr>
      <w:bookmarkStart w:id="104" w:name="_1567358290"/>
      <w:bookmarkEnd w:id="104"/>
      <w:bookmarkStart w:id="105" w:name="_Toc504230836"/>
      <w:bookmarkStart w:id="106" w:name="_Toc494444684"/>
      <w:bookmarkStart w:id="107" w:name="_Toc494275459"/>
      <w:bookmarkStart w:id="108" w:name="_Toc493630134"/>
      <w:bookmarkStart w:id="109" w:name="_Toc493630143"/>
      <w:bookmarkStart w:id="110" w:name="_Toc493604716"/>
      <w:r>
        <w:rPr>
          <w:rFonts w:hint="eastAsia"/>
          <w:sz w:val="28"/>
          <w:szCs w:val="28"/>
        </w:rPr>
        <w:t>系统管理</w:t>
      </w:r>
      <w:bookmarkEnd w:id="105"/>
    </w:p>
    <w:p>
      <w:pPr>
        <w:ind w:firstLine="420" w:firstLineChars="200"/>
        <w:rPr>
          <w:sz w:val="21"/>
          <w:szCs w:val="21"/>
        </w:rPr>
      </w:pPr>
      <w:r>
        <w:rPr>
          <w:rFonts w:hint="eastAsia"/>
          <w:sz w:val="21"/>
          <w:szCs w:val="21"/>
        </w:rPr>
        <w:t>该章节介绍系统的管理功能，主要有系统公告管理、系统便签管理、数据字典管理。</w:t>
      </w:r>
    </w:p>
    <w:p>
      <w:pPr>
        <w:ind w:firstLine="420" w:firstLineChars="200"/>
        <w:rPr>
          <w:sz w:val="21"/>
          <w:szCs w:val="21"/>
        </w:rPr>
      </w:pPr>
      <w:r>
        <w:rPr>
          <w:rFonts w:hint="eastAsia"/>
          <w:sz w:val="21"/>
          <w:szCs w:val="21"/>
        </w:rPr>
        <w:t>系统公告管理是用来维护坐席统一工作平台显示的公告栏信息的功能，可进行新公告发布、查看公告详情、删除公告操作。</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11" w:name="_Toc493630154"/>
      <w:bookmarkStart w:id="112" w:name="_Toc504230837"/>
      <w:r>
        <w:rPr>
          <w:rFonts w:hint="eastAsia" w:ascii="宋体" w:hAnsi="宋体"/>
          <w:sz w:val="21"/>
          <w:szCs w:val="21"/>
        </w:rPr>
        <w:t>系统公告管理</w:t>
      </w:r>
      <w:bookmarkEnd w:id="111"/>
      <w:bookmarkEnd w:id="112"/>
    </w:p>
    <w:p>
      <w:pPr>
        <w:ind w:firstLine="422" w:firstLineChars="200"/>
        <w:rPr>
          <w:b/>
          <w:color w:val="FF0000"/>
          <w:sz w:val="21"/>
          <w:szCs w:val="21"/>
        </w:rPr>
      </w:pPr>
      <w:r>
        <w:rPr>
          <w:rFonts w:hint="eastAsia"/>
          <w:b/>
          <w:sz w:val="21"/>
          <w:szCs w:val="21"/>
        </w:rPr>
        <w:t>一、功能描述：</w:t>
      </w:r>
    </w:p>
    <w:p>
      <w:pPr>
        <w:ind w:firstLine="420" w:firstLineChars="200"/>
        <w:rPr>
          <w:sz w:val="21"/>
          <w:szCs w:val="21"/>
        </w:rPr>
      </w:pPr>
      <w:r>
        <w:rPr>
          <w:rFonts w:hint="eastAsia"/>
          <w:sz w:val="21"/>
          <w:szCs w:val="21"/>
        </w:rPr>
        <w:t>系统公告管理是用来维护坐席统一工作平台显示的公告栏信息的功能，可进行新公告发布、查看公告详情、删除公告操作。</w:t>
      </w:r>
    </w:p>
    <w:p>
      <w:pPr>
        <w:ind w:firstLine="422" w:firstLineChars="200"/>
        <w:rPr>
          <w:b/>
          <w:bCs/>
          <w:sz w:val="21"/>
          <w:szCs w:val="21"/>
        </w:rPr>
      </w:pPr>
      <w:r>
        <w:rPr>
          <w:rFonts w:hint="eastAsia"/>
          <w:b/>
          <w:bCs/>
          <w:sz w:val="21"/>
          <w:szCs w:val="21"/>
        </w:rPr>
        <w:t>二、业务规则：</w:t>
      </w:r>
    </w:p>
    <w:p>
      <w:pPr>
        <w:ind w:firstLine="420" w:firstLineChars="200"/>
        <w:rPr>
          <w:color w:val="FF0000"/>
          <w:sz w:val="21"/>
          <w:szCs w:val="21"/>
        </w:rPr>
      </w:pPr>
      <w:r>
        <w:rPr>
          <w:rFonts w:hint="eastAsia"/>
          <w:color w:val="FF0000"/>
          <w:sz w:val="21"/>
          <w:szCs w:val="21"/>
        </w:rPr>
        <w:t>非常重要公告弹框提醒，按钮“我已认真阅读”需要增加一个倒计时（</w:t>
      </w:r>
      <w:r>
        <w:rPr>
          <w:color w:val="FF0000"/>
          <w:sz w:val="21"/>
          <w:szCs w:val="21"/>
        </w:rPr>
        <w:t>10S），倒数10秒后，该按钮才可点击</w:t>
      </w:r>
      <w:r>
        <w:rPr>
          <w:rFonts w:hint="eastAsia"/>
          <w:color w:val="FF0000"/>
          <w:sz w:val="21"/>
          <w:szCs w:val="21"/>
        </w:rPr>
        <w:t>。</w:t>
      </w:r>
    </w:p>
    <w:p>
      <w:pPr>
        <w:ind w:firstLine="422" w:firstLineChars="200"/>
        <w:rPr>
          <w:b/>
          <w:bCs/>
          <w:sz w:val="21"/>
          <w:szCs w:val="21"/>
        </w:rPr>
      </w:pPr>
      <w:r>
        <w:rPr>
          <w:rFonts w:hint="eastAsia"/>
          <w:b/>
          <w:bCs/>
          <w:sz w:val="21"/>
          <w:szCs w:val="21"/>
        </w:rPr>
        <w:t>三、页面原型：</w:t>
      </w:r>
    </w:p>
    <w:p>
      <w:pPr>
        <w:ind w:firstLine="420" w:firstLineChars="200"/>
        <w:rPr>
          <w:color w:val="FF0000"/>
          <w:sz w:val="21"/>
          <w:szCs w:val="21"/>
        </w:rPr>
      </w:pPr>
      <w:r>
        <w:rPr>
          <w:rFonts w:hint="eastAsia"/>
          <w:sz w:val="21"/>
          <w:szCs w:val="21"/>
        </w:rPr>
        <w:t>【发布新公告】如下图所示：</w:t>
      </w:r>
    </w:p>
    <w:p>
      <w:pPr>
        <w:rPr>
          <w:sz w:val="21"/>
          <w:szCs w:val="21"/>
          <w:lang w:eastAsia="zh-TW"/>
        </w:rPr>
      </w:pPr>
      <w:r>
        <w:rPr>
          <w:sz w:val="21"/>
          <w:szCs w:val="21"/>
        </w:rPr>
        <w:drawing>
          <wp:inline distT="0" distB="0" distL="0" distR="0">
            <wp:extent cx="5724525" cy="3505200"/>
            <wp:effectExtent l="0" t="0" r="9525" b="0"/>
            <wp:docPr id="73" name="图片 73" descr="未标题-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未标题-1(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5724525" cy="3505200"/>
                    </a:xfrm>
                    <a:prstGeom prst="rect">
                      <a:avLst/>
                    </a:prstGeom>
                    <a:noFill/>
                    <a:ln>
                      <a:noFill/>
                    </a:ln>
                  </pic:spPr>
                </pic:pic>
              </a:graphicData>
            </a:graphic>
          </wp:inline>
        </w:drawing>
      </w:r>
    </w:p>
    <w:p>
      <w:pPr>
        <w:ind w:firstLine="210" w:firstLineChars="100"/>
        <w:rPr>
          <w:color w:val="FF0000"/>
          <w:sz w:val="21"/>
          <w:szCs w:val="21"/>
          <w:lang w:eastAsia="zh-TW"/>
        </w:rPr>
      </w:pPr>
      <w:r>
        <w:rPr>
          <w:rFonts w:hint="eastAsia"/>
          <w:color w:val="FF0000"/>
          <w:sz w:val="21"/>
          <w:szCs w:val="21"/>
          <w:lang w:eastAsia="zh-TW"/>
        </w:rPr>
        <w:t>注：</w:t>
      </w:r>
      <w:r>
        <w:rPr>
          <w:color w:val="FF0000"/>
          <w:sz w:val="21"/>
          <w:szCs w:val="21"/>
          <w:lang w:eastAsia="zh-TW"/>
        </w:rPr>
        <w:t>有效天数修改为有效期至某日期（日期可选），增加是否长期有效的勾选框</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13" w:name="_Toc504230838"/>
      <w:r>
        <w:rPr>
          <w:rFonts w:hint="eastAsia" w:ascii="宋体" w:hAnsi="宋体"/>
          <w:sz w:val="21"/>
          <w:szCs w:val="21"/>
        </w:rPr>
        <w:t>员工管理</w:t>
      </w:r>
      <w:bookmarkEnd w:id="113"/>
    </w:p>
    <w:p>
      <w:pPr>
        <w:pStyle w:val="4"/>
        <w:numPr>
          <w:ilvl w:val="2"/>
          <w:numId w:val="13"/>
        </w:numPr>
        <w:tabs>
          <w:tab w:val="left" w:pos="1080"/>
        </w:tabs>
        <w:spacing w:before="240" w:after="240" w:line="240" w:lineRule="auto"/>
        <w:jc w:val="left"/>
        <w:rPr>
          <w:sz w:val="21"/>
          <w:szCs w:val="21"/>
        </w:rPr>
      </w:pPr>
      <w:bookmarkStart w:id="114" w:name="_Hlt61752722"/>
      <w:bookmarkEnd w:id="114"/>
      <w:bookmarkStart w:id="115" w:name="_Toc504230839"/>
      <w:bookmarkStart w:id="116" w:name="_Toc30362"/>
      <w:bookmarkStart w:id="117" w:name="_Toc493630128"/>
      <w:bookmarkStart w:id="118" w:name="_Toc98757598"/>
      <w:r>
        <w:rPr>
          <w:rFonts w:hint="eastAsia"/>
          <w:sz w:val="21"/>
          <w:szCs w:val="21"/>
        </w:rPr>
        <w:t>技能组管理</w:t>
      </w:r>
      <w:bookmarkEnd w:id="115"/>
    </w:p>
    <w:p>
      <w:pPr>
        <w:ind w:firstLine="422" w:firstLineChars="200"/>
        <w:rPr>
          <w:b/>
          <w:color w:val="FF0000"/>
          <w:sz w:val="21"/>
          <w:szCs w:val="21"/>
        </w:rPr>
      </w:pPr>
      <w:r>
        <w:rPr>
          <w:rFonts w:hint="eastAsia"/>
          <w:b/>
          <w:sz w:val="21"/>
          <w:szCs w:val="21"/>
        </w:rPr>
        <w:t>一、功能描述</w:t>
      </w:r>
    </w:p>
    <w:p>
      <w:pPr>
        <w:ind w:firstLine="420" w:firstLineChars="200"/>
        <w:rPr>
          <w:color w:val="000000"/>
          <w:sz w:val="21"/>
          <w:szCs w:val="21"/>
        </w:rPr>
      </w:pPr>
      <w:r>
        <w:rPr>
          <w:rFonts w:hint="eastAsia"/>
          <w:sz w:val="21"/>
          <w:szCs w:val="21"/>
        </w:rPr>
        <w:t>将技能队列分组管理，实现员工技能批量配置并切换（暂时是需要在业务系统、华为平台双向都要配置，对接WAS平台后可实现业务系统配置后即可生效）。</w:t>
      </w:r>
    </w:p>
    <w:p>
      <w:pPr>
        <w:ind w:left="420"/>
        <w:rPr>
          <w:b/>
          <w:sz w:val="21"/>
          <w:szCs w:val="21"/>
        </w:rPr>
      </w:pPr>
      <w:r>
        <w:rPr>
          <w:rFonts w:hint="eastAsia"/>
          <w:b/>
          <w:sz w:val="21"/>
          <w:szCs w:val="21"/>
        </w:rPr>
        <w:t>二、业务规则</w:t>
      </w:r>
    </w:p>
    <w:p>
      <w:pPr>
        <w:pStyle w:val="12"/>
        <w:spacing w:line="360" w:lineRule="auto"/>
        <w:rPr>
          <w:szCs w:val="21"/>
        </w:rPr>
      </w:pPr>
      <w:r>
        <w:rPr>
          <w:rFonts w:hint="eastAsia"/>
          <w:szCs w:val="21"/>
        </w:rPr>
        <w:t>1、一个技能组中可有多个技能队列，一个技能队列可属于多个技能组；</w:t>
      </w:r>
    </w:p>
    <w:p>
      <w:pPr>
        <w:pStyle w:val="12"/>
        <w:spacing w:line="360" w:lineRule="auto"/>
        <w:rPr>
          <w:szCs w:val="21"/>
        </w:rPr>
      </w:pPr>
      <w:r>
        <w:rPr>
          <w:rFonts w:hint="eastAsia"/>
          <w:szCs w:val="21"/>
        </w:rPr>
        <w:t>2、可针对某个技能组去添加技能队列；</w:t>
      </w:r>
    </w:p>
    <w:p>
      <w:pPr>
        <w:ind w:left="420"/>
        <w:rPr>
          <w:b/>
          <w:sz w:val="21"/>
          <w:szCs w:val="21"/>
        </w:rPr>
      </w:pPr>
      <w:r>
        <w:rPr>
          <w:rFonts w:hint="eastAsia"/>
          <w:b/>
          <w:sz w:val="21"/>
          <w:szCs w:val="21"/>
        </w:rPr>
        <w:t>三、界面原型</w:t>
      </w:r>
    </w:p>
    <w:p>
      <w:pPr>
        <w:pStyle w:val="12"/>
        <w:spacing w:line="360" w:lineRule="auto"/>
        <w:rPr>
          <w:szCs w:val="21"/>
        </w:rPr>
      </w:pPr>
      <w:r>
        <w:rPr>
          <w:rFonts w:hint="eastAsia"/>
          <w:szCs w:val="21"/>
        </w:rPr>
        <w:t>技能组管理可进行新增、修改、删除、技能队列管理操作，界面如下图所示：</w:t>
      </w:r>
    </w:p>
    <w:p>
      <w:pPr>
        <w:pStyle w:val="12"/>
        <w:spacing w:line="360" w:lineRule="auto"/>
        <w:rPr>
          <w:szCs w:val="21"/>
          <w:lang w:eastAsia="zh-TW"/>
        </w:rPr>
      </w:pPr>
      <w:r>
        <w:rPr>
          <w:szCs w:val="21"/>
        </w:rPr>
        <w:drawing>
          <wp:inline distT="0" distB="0" distL="0" distR="0">
            <wp:extent cx="5486400" cy="21526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5486400" cy="2152650"/>
                    </a:xfrm>
                    <a:prstGeom prst="rect">
                      <a:avLst/>
                    </a:prstGeom>
                    <a:noFill/>
                    <a:ln>
                      <a:noFill/>
                    </a:ln>
                  </pic:spPr>
                </pic:pic>
              </a:graphicData>
            </a:graphic>
          </wp:inline>
        </w:drawing>
      </w:r>
    </w:p>
    <w:p>
      <w:pPr>
        <w:pStyle w:val="12"/>
        <w:spacing w:line="360" w:lineRule="auto"/>
        <w:ind w:left="420" w:firstLine="0" w:firstLineChars="0"/>
        <w:rPr>
          <w:b/>
          <w:szCs w:val="21"/>
        </w:rPr>
      </w:pPr>
      <w:r>
        <w:rPr>
          <w:rFonts w:hint="eastAsia"/>
          <w:b/>
          <w:szCs w:val="21"/>
        </w:rPr>
        <w:t>界面元素说明：</w:t>
      </w:r>
    </w:p>
    <w:p>
      <w:pPr>
        <w:pStyle w:val="12"/>
        <w:numPr>
          <w:ilvl w:val="0"/>
          <w:numId w:val="50"/>
        </w:numPr>
        <w:spacing w:line="360" w:lineRule="auto"/>
        <w:ind w:firstLineChars="0"/>
        <w:rPr>
          <w:b/>
          <w:szCs w:val="21"/>
        </w:rPr>
      </w:pPr>
      <w:r>
        <w:rPr>
          <w:rFonts w:hint="eastAsia"/>
          <w:b/>
          <w:szCs w:val="21"/>
        </w:rPr>
        <w:t>新增 ：</w:t>
      </w:r>
      <w:r>
        <w:rPr>
          <w:rFonts w:hint="eastAsia"/>
          <w:szCs w:val="21"/>
        </w:rPr>
        <w:t>填写基本信息后即可新增成功</w:t>
      </w:r>
    </w:p>
    <w:p>
      <w:pPr>
        <w:pStyle w:val="12"/>
        <w:spacing w:line="360" w:lineRule="auto"/>
        <w:ind w:left="410" w:leftChars="171" w:firstLine="0" w:firstLineChars="0"/>
        <w:rPr>
          <w:b/>
          <w:szCs w:val="21"/>
        </w:rPr>
      </w:pPr>
      <w:r>
        <w:rPr>
          <w:szCs w:val="21"/>
        </w:rPr>
        <w:drawing>
          <wp:inline distT="0" distB="0" distL="0" distR="0">
            <wp:extent cx="5486400" cy="2395855"/>
            <wp:effectExtent l="0" t="0" r="0" b="444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5486400" cy="2395855"/>
                    </a:xfrm>
                    <a:prstGeom prst="rect">
                      <a:avLst/>
                    </a:prstGeom>
                    <a:noFill/>
                    <a:ln>
                      <a:noFill/>
                    </a:ln>
                  </pic:spPr>
                </pic:pic>
              </a:graphicData>
            </a:graphic>
          </wp:inline>
        </w:drawing>
      </w:r>
    </w:p>
    <w:p>
      <w:pPr>
        <w:pStyle w:val="12"/>
        <w:numPr>
          <w:ilvl w:val="0"/>
          <w:numId w:val="50"/>
        </w:numPr>
        <w:spacing w:line="360" w:lineRule="auto"/>
        <w:ind w:firstLineChars="0"/>
        <w:rPr>
          <w:b/>
          <w:szCs w:val="21"/>
        </w:rPr>
      </w:pPr>
      <w:r>
        <w:rPr>
          <w:rFonts w:hint="eastAsia"/>
          <w:b/>
          <w:szCs w:val="21"/>
        </w:rPr>
        <w:t>修改：</w:t>
      </w:r>
      <w:r>
        <w:rPr>
          <w:rFonts w:hint="eastAsia"/>
          <w:szCs w:val="21"/>
        </w:rPr>
        <w:t>选中一条记录，点击“修改”即可修改成功。</w:t>
      </w:r>
    </w:p>
    <w:p>
      <w:pPr>
        <w:pStyle w:val="12"/>
        <w:numPr>
          <w:ilvl w:val="0"/>
          <w:numId w:val="50"/>
        </w:numPr>
        <w:spacing w:line="360" w:lineRule="auto"/>
        <w:ind w:firstLineChars="0"/>
        <w:rPr>
          <w:b/>
          <w:szCs w:val="21"/>
        </w:rPr>
      </w:pPr>
      <w:r>
        <w:rPr>
          <w:rFonts w:hint="eastAsia"/>
          <w:b/>
          <w:szCs w:val="21"/>
        </w:rPr>
        <w:t>删除：</w:t>
      </w:r>
      <w:r>
        <w:rPr>
          <w:rFonts w:hint="eastAsia"/>
          <w:szCs w:val="21"/>
        </w:rPr>
        <w:t>选中一条记录，点击“删除”即可删除成功。</w:t>
      </w:r>
    </w:p>
    <w:p>
      <w:pPr>
        <w:pStyle w:val="12"/>
        <w:numPr>
          <w:ilvl w:val="0"/>
          <w:numId w:val="50"/>
        </w:numPr>
        <w:spacing w:line="360" w:lineRule="auto"/>
        <w:ind w:firstLineChars="0"/>
        <w:rPr>
          <w:b/>
          <w:szCs w:val="21"/>
        </w:rPr>
      </w:pPr>
      <w:r>
        <w:rPr>
          <w:rFonts w:hint="eastAsia"/>
          <w:b/>
          <w:szCs w:val="21"/>
        </w:rPr>
        <w:t>技能队列管理：</w:t>
      </w:r>
      <w:r>
        <w:rPr>
          <w:rFonts w:hint="eastAsia"/>
          <w:szCs w:val="21"/>
        </w:rPr>
        <w:t>设置该技能组的所属技能队列。</w:t>
      </w:r>
    </w:p>
    <w:p>
      <w:pPr>
        <w:pStyle w:val="12"/>
        <w:spacing w:line="360" w:lineRule="auto"/>
        <w:ind w:left="420" w:firstLine="0" w:firstLineChars="0"/>
        <w:rPr>
          <w:b/>
          <w:szCs w:val="21"/>
        </w:rPr>
      </w:pPr>
      <w:r>
        <w:rPr>
          <w:szCs w:val="21"/>
        </w:rPr>
        <w:drawing>
          <wp:inline distT="0" distB="0" distL="0" distR="0">
            <wp:extent cx="5486400" cy="213550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5486400" cy="2135505"/>
                    </a:xfrm>
                    <a:prstGeom prst="rect">
                      <a:avLst/>
                    </a:prstGeom>
                    <a:noFill/>
                    <a:ln>
                      <a:noFill/>
                    </a:ln>
                  </pic:spPr>
                </pic:pic>
              </a:graphicData>
            </a:graphic>
          </wp:inline>
        </w:drawing>
      </w:r>
    </w:p>
    <w:bookmarkEnd w:id="106"/>
    <w:bookmarkEnd w:id="107"/>
    <w:bookmarkEnd w:id="108"/>
    <w:bookmarkEnd w:id="109"/>
    <w:bookmarkEnd w:id="110"/>
    <w:bookmarkEnd w:id="116"/>
    <w:bookmarkEnd w:id="117"/>
    <w:bookmarkEnd w:id="118"/>
    <w:p>
      <w:pPr>
        <w:pStyle w:val="2"/>
        <w:numPr>
          <w:ilvl w:val="0"/>
          <w:numId w:val="13"/>
        </w:numPr>
        <w:pBdr>
          <w:bottom w:val="none" w:color="auto" w:sz="0" w:space="0"/>
        </w:pBdr>
        <w:tabs>
          <w:tab w:val="left" w:pos="360"/>
        </w:tabs>
        <w:snapToGrid w:val="0"/>
        <w:spacing w:before="240" w:after="240"/>
        <w:jc w:val="left"/>
        <w:rPr>
          <w:sz w:val="28"/>
          <w:szCs w:val="28"/>
        </w:rPr>
      </w:pPr>
      <w:bookmarkStart w:id="119" w:name="_Toc504230840"/>
      <w:bookmarkStart w:id="120" w:name="_Toc493630157"/>
      <w:r>
        <w:rPr>
          <w:rFonts w:hint="eastAsia"/>
          <w:sz w:val="28"/>
          <w:szCs w:val="28"/>
        </w:rPr>
        <w:t>UAT优化功能需求</w:t>
      </w:r>
      <w:bookmarkEnd w:id="119"/>
    </w:p>
    <w:p>
      <w:pPr>
        <w:ind w:firstLine="420" w:firstLineChars="200"/>
        <w:rPr>
          <w:sz w:val="21"/>
          <w:szCs w:val="21"/>
        </w:rPr>
      </w:pPr>
      <w:r>
        <w:rPr>
          <w:rFonts w:hint="eastAsia"/>
          <w:sz w:val="21"/>
          <w:szCs w:val="21"/>
        </w:rPr>
        <w:t>本章节主要描述的是UAT优化功能需求的补充。</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21" w:name="_Toc504230841"/>
      <w:r>
        <w:rPr>
          <w:rFonts w:hint="eastAsia" w:ascii="宋体" w:hAnsi="宋体"/>
          <w:sz w:val="21"/>
          <w:szCs w:val="21"/>
        </w:rPr>
        <w:t>监听</w:t>
      </w:r>
      <w:bookmarkEnd w:id="121"/>
    </w:p>
    <w:p>
      <w:pPr>
        <w:ind w:firstLine="422" w:firstLineChars="200"/>
        <w:rPr>
          <w:b/>
          <w:sz w:val="21"/>
          <w:szCs w:val="21"/>
        </w:rPr>
      </w:pPr>
      <w:r>
        <w:rPr>
          <w:rFonts w:hint="eastAsia"/>
          <w:b/>
          <w:sz w:val="21"/>
          <w:szCs w:val="21"/>
        </w:rPr>
        <w:t>一、优化功能</w:t>
      </w:r>
    </w:p>
    <w:p>
      <w:pPr>
        <w:pStyle w:val="95"/>
        <w:spacing w:line="360" w:lineRule="auto"/>
        <w:ind w:firstLineChars="0"/>
        <w:rPr>
          <w:color w:val="000000"/>
          <w:sz w:val="21"/>
          <w:szCs w:val="21"/>
        </w:rPr>
      </w:pPr>
      <w:r>
        <w:rPr>
          <w:rFonts w:hint="eastAsia"/>
          <w:color w:val="000000"/>
          <w:sz w:val="21"/>
          <w:szCs w:val="21"/>
        </w:rPr>
        <w:t>1、话务条中的“监听”按钮屏蔽不展示；</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22" w:name="_Toc504230842"/>
      <w:r>
        <w:rPr>
          <w:rFonts w:hint="eastAsia" w:ascii="宋体" w:hAnsi="宋体"/>
          <w:sz w:val="21"/>
          <w:szCs w:val="21"/>
        </w:rPr>
        <w:t>状态时长</w:t>
      </w:r>
      <w:bookmarkEnd w:id="122"/>
    </w:p>
    <w:p>
      <w:pPr>
        <w:ind w:firstLine="422" w:firstLineChars="200"/>
        <w:rPr>
          <w:b/>
          <w:sz w:val="21"/>
          <w:szCs w:val="21"/>
        </w:rPr>
      </w:pPr>
      <w:r>
        <w:rPr>
          <w:rFonts w:hint="eastAsia"/>
          <w:b/>
          <w:sz w:val="21"/>
          <w:szCs w:val="21"/>
        </w:rPr>
        <w:t>一、优化功能</w:t>
      </w:r>
    </w:p>
    <w:p>
      <w:pPr>
        <w:ind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1、状态时长增加“小休时长”、“培训时长”；</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23" w:name="_Toc504230843"/>
      <w:r>
        <w:rPr>
          <w:rFonts w:hint="eastAsia" w:ascii="宋体" w:hAnsi="宋体"/>
          <w:sz w:val="21"/>
          <w:szCs w:val="21"/>
        </w:rPr>
        <w:t>IVR放音</w:t>
      </w:r>
      <w:bookmarkEnd w:id="123"/>
    </w:p>
    <w:p>
      <w:pPr>
        <w:ind w:firstLine="422" w:firstLineChars="200"/>
        <w:rPr>
          <w:b/>
          <w:sz w:val="21"/>
          <w:szCs w:val="21"/>
        </w:rPr>
      </w:pPr>
      <w:r>
        <w:rPr>
          <w:rFonts w:hint="eastAsia"/>
          <w:b/>
          <w:sz w:val="21"/>
          <w:szCs w:val="21"/>
        </w:rPr>
        <w:t>一、优化功能</w:t>
      </w:r>
    </w:p>
    <w:p>
      <w:pPr>
        <w:ind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1、“为确保……您的本次可能会被录音”这段提示语需要在客户按转人工后先自动触发，再让客户排队，提高坐席通话效率（待中国区IVR刷新时一并修改）</w:t>
      </w:r>
    </w:p>
    <w:p>
      <w:pPr>
        <w:pStyle w:val="12"/>
      </w:pPr>
    </w:p>
    <w:p>
      <w:pPr>
        <w:pStyle w:val="3"/>
        <w:numPr>
          <w:ilvl w:val="1"/>
          <w:numId w:val="13"/>
        </w:numPr>
        <w:tabs>
          <w:tab w:val="left" w:pos="720"/>
        </w:tabs>
        <w:snapToGrid w:val="0"/>
        <w:spacing w:before="240" w:after="240" w:line="240" w:lineRule="auto"/>
        <w:jc w:val="left"/>
        <w:rPr>
          <w:rFonts w:ascii="宋体" w:hAnsi="宋体"/>
          <w:sz w:val="21"/>
          <w:szCs w:val="21"/>
        </w:rPr>
      </w:pPr>
      <w:bookmarkStart w:id="124" w:name="_Toc504230844"/>
      <w:r>
        <w:rPr>
          <w:rFonts w:hint="eastAsia" w:ascii="宋体" w:hAnsi="宋体"/>
          <w:sz w:val="21"/>
          <w:szCs w:val="21"/>
        </w:rPr>
        <w:t>坐席状态监控</w:t>
      </w:r>
      <w:bookmarkEnd w:id="124"/>
    </w:p>
    <w:p>
      <w:pPr>
        <w:ind w:firstLine="422" w:firstLineChars="200"/>
        <w:rPr>
          <w:b/>
          <w:sz w:val="21"/>
          <w:szCs w:val="21"/>
        </w:rPr>
      </w:pPr>
      <w:r>
        <w:rPr>
          <w:rFonts w:hint="eastAsia"/>
          <w:b/>
          <w:sz w:val="21"/>
          <w:szCs w:val="21"/>
        </w:rPr>
        <w:t>一、优化功能</w:t>
      </w:r>
    </w:p>
    <w:p>
      <w:pPr>
        <w:pStyle w:val="95"/>
        <w:spacing w:line="360" w:lineRule="auto"/>
        <w:ind w:firstLineChars="0"/>
        <w:rPr>
          <w:color w:val="000000"/>
          <w:sz w:val="21"/>
          <w:szCs w:val="21"/>
        </w:rPr>
      </w:pPr>
      <w:r>
        <w:rPr>
          <w:rFonts w:hint="eastAsia"/>
          <w:color w:val="000000"/>
          <w:sz w:val="21"/>
          <w:szCs w:val="21"/>
        </w:rPr>
        <w:t>原“监听”界面出来的“坐席状态监控”改成菜单功能，坐席图表上需要显示坐席工号，其余界面元素无需改动；</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25" w:name="_Toc504230845"/>
      <w:r>
        <w:rPr>
          <w:rFonts w:hint="eastAsia" w:ascii="宋体" w:hAnsi="宋体"/>
          <w:sz w:val="21"/>
          <w:szCs w:val="21"/>
        </w:rPr>
        <w:t>技能队列监控</w:t>
      </w:r>
      <w:bookmarkEnd w:id="125"/>
    </w:p>
    <w:p>
      <w:pPr>
        <w:ind w:firstLine="422" w:firstLineChars="200"/>
        <w:rPr>
          <w:b/>
          <w:sz w:val="21"/>
          <w:szCs w:val="21"/>
        </w:rPr>
      </w:pPr>
      <w:r>
        <w:rPr>
          <w:rFonts w:hint="eastAsia"/>
          <w:b/>
          <w:sz w:val="21"/>
          <w:szCs w:val="21"/>
        </w:rPr>
        <w:t>一、优化功能</w:t>
      </w:r>
    </w:p>
    <w:p>
      <w:pPr>
        <w:pStyle w:val="95"/>
        <w:spacing w:line="360" w:lineRule="auto"/>
        <w:ind w:firstLineChars="0"/>
        <w:rPr>
          <w:color w:val="000000"/>
          <w:sz w:val="21"/>
          <w:szCs w:val="21"/>
        </w:rPr>
      </w:pPr>
      <w:r>
        <w:rPr>
          <w:rFonts w:hint="eastAsia"/>
          <w:color w:val="000000"/>
          <w:sz w:val="21"/>
          <w:szCs w:val="21"/>
        </w:rPr>
        <w:t>增加菜单功能“技能队列监控”，界面元素无需改动；</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26" w:name="_Toc504230846"/>
      <w:r>
        <w:rPr>
          <w:rFonts w:hint="eastAsia" w:ascii="宋体" w:hAnsi="宋体"/>
          <w:sz w:val="21"/>
          <w:szCs w:val="21"/>
        </w:rPr>
        <w:t>员工满意度解决率报表</w:t>
      </w:r>
      <w:bookmarkEnd w:id="126"/>
    </w:p>
    <w:p>
      <w:pPr>
        <w:ind w:firstLine="422" w:firstLineChars="200"/>
        <w:rPr>
          <w:b/>
          <w:color w:val="FF0000"/>
          <w:sz w:val="21"/>
          <w:szCs w:val="21"/>
        </w:rPr>
      </w:pPr>
      <w:r>
        <w:rPr>
          <w:rFonts w:hint="eastAsia"/>
          <w:b/>
          <w:sz w:val="21"/>
          <w:szCs w:val="21"/>
        </w:rPr>
        <w:t>一、优化功能</w:t>
      </w:r>
    </w:p>
    <w:p>
      <w:pPr>
        <w:pStyle w:val="95"/>
        <w:spacing w:line="360" w:lineRule="auto"/>
        <w:ind w:firstLineChars="0"/>
        <w:rPr>
          <w:color w:val="000000"/>
          <w:sz w:val="21"/>
          <w:szCs w:val="21"/>
        </w:rPr>
      </w:pPr>
      <w:r>
        <w:rPr>
          <w:rFonts w:hint="eastAsia"/>
          <w:color w:val="000000"/>
          <w:sz w:val="21"/>
          <w:szCs w:val="21"/>
        </w:rPr>
        <w:t>1、更名为员工满意度解决率明细报表；</w:t>
      </w:r>
    </w:p>
    <w:p>
      <w:pPr>
        <w:pStyle w:val="95"/>
        <w:spacing w:line="360" w:lineRule="auto"/>
        <w:ind w:firstLineChars="0"/>
        <w:rPr>
          <w:color w:val="000000"/>
          <w:sz w:val="21"/>
          <w:szCs w:val="21"/>
        </w:rPr>
      </w:pPr>
      <w:r>
        <w:rPr>
          <w:rFonts w:hint="eastAsia"/>
          <w:color w:val="000000"/>
          <w:sz w:val="21"/>
          <w:szCs w:val="21"/>
        </w:rPr>
        <w:t>2、新增满意度和解决率汇总数据报表；</w:t>
      </w:r>
    </w:p>
    <w:p>
      <w:pPr>
        <w:pStyle w:val="3"/>
        <w:numPr>
          <w:ilvl w:val="1"/>
          <w:numId w:val="13"/>
        </w:numPr>
        <w:tabs>
          <w:tab w:val="left" w:pos="720"/>
        </w:tabs>
        <w:snapToGrid w:val="0"/>
        <w:spacing w:before="240" w:after="240" w:line="240" w:lineRule="auto"/>
        <w:jc w:val="left"/>
        <w:rPr>
          <w:rFonts w:ascii="宋体" w:hAnsi="宋体"/>
          <w:sz w:val="21"/>
          <w:szCs w:val="21"/>
        </w:rPr>
      </w:pPr>
      <w:bookmarkStart w:id="127" w:name="_Toc504230847"/>
      <w:r>
        <w:rPr>
          <w:rFonts w:hint="eastAsia" w:ascii="宋体" w:hAnsi="宋体"/>
          <w:sz w:val="21"/>
          <w:szCs w:val="21"/>
        </w:rPr>
        <w:t>权限配置</w:t>
      </w:r>
      <w:bookmarkEnd w:id="127"/>
    </w:p>
    <w:p>
      <w:pPr>
        <w:ind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1、所有涉及权限树的地方，需增加搜索功能。</w:t>
      </w:r>
    </w:p>
    <w:p>
      <w:pPr>
        <w:pStyle w:val="2"/>
        <w:numPr>
          <w:ilvl w:val="0"/>
          <w:numId w:val="13"/>
        </w:numPr>
        <w:pBdr>
          <w:bottom w:val="none" w:color="auto" w:sz="0" w:space="0"/>
        </w:pBdr>
        <w:tabs>
          <w:tab w:val="left" w:pos="360"/>
        </w:tabs>
        <w:snapToGrid w:val="0"/>
        <w:spacing w:before="240" w:after="240"/>
        <w:jc w:val="left"/>
        <w:rPr>
          <w:sz w:val="28"/>
          <w:szCs w:val="28"/>
        </w:rPr>
      </w:pPr>
      <w:bookmarkStart w:id="128" w:name="_Toc504230848"/>
      <w:r>
        <w:rPr>
          <w:rFonts w:hint="eastAsia"/>
          <w:sz w:val="28"/>
          <w:szCs w:val="28"/>
        </w:rPr>
        <w:t>坐席软电话</w:t>
      </w:r>
      <w:bookmarkEnd w:id="128"/>
    </w:p>
    <w:p>
      <w:pPr>
        <w:ind w:firstLine="420" w:firstLineChars="200"/>
      </w:pPr>
      <w:r>
        <w:rPr>
          <w:rFonts w:hint="eastAsia"/>
          <w:sz w:val="21"/>
          <w:szCs w:val="21"/>
        </w:rPr>
        <w:t>本章节主要描述坐席业务系统跟Openeye的整合应用。</w:t>
      </w:r>
    </w:p>
    <w:p>
      <w:pPr>
        <w:pStyle w:val="12"/>
        <w:spacing w:line="360" w:lineRule="auto"/>
        <w:ind w:firstLine="422"/>
        <w:rPr>
          <w:b/>
          <w:szCs w:val="21"/>
        </w:rPr>
      </w:pPr>
      <w:r>
        <w:rPr>
          <w:rFonts w:hint="eastAsia"/>
          <w:b/>
          <w:szCs w:val="21"/>
        </w:rPr>
        <w:t>一、功能描述</w:t>
      </w:r>
    </w:p>
    <w:p>
      <w:pPr>
        <w:pStyle w:val="12"/>
        <w:spacing w:line="360" w:lineRule="auto"/>
        <w:ind w:firstLine="422"/>
        <w:rPr>
          <w:b/>
          <w:szCs w:val="21"/>
        </w:rPr>
      </w:pPr>
      <w:r>
        <w:rPr>
          <w:rFonts w:hint="eastAsia"/>
          <w:b/>
          <w:szCs w:val="21"/>
        </w:rPr>
        <w:t>①自启动</w:t>
      </w:r>
    </w:p>
    <w:p>
      <w:pPr>
        <w:pStyle w:val="12"/>
        <w:spacing w:line="360" w:lineRule="auto"/>
        <w:rPr>
          <w:szCs w:val="21"/>
        </w:rPr>
      </w:pPr>
      <w:r>
        <w:rPr>
          <w:rFonts w:hint="eastAsia"/>
          <w:szCs w:val="21"/>
        </w:rPr>
        <w:t>坐席在登录</w:t>
      </w:r>
      <w:r>
        <w:rPr>
          <w:szCs w:val="21"/>
        </w:rPr>
        <w:t>UCC系统后，坐席签入时，业务系统将坐席需要签入的分机号及密码推送给软电话，软电话自行启动和签入，原理类似迅雷、电驴等下载软件；</w:t>
      </w:r>
    </w:p>
    <w:p>
      <w:pPr>
        <w:pStyle w:val="12"/>
        <w:numPr>
          <w:ilvl w:val="0"/>
          <w:numId w:val="51"/>
        </w:numPr>
        <w:spacing w:line="360" w:lineRule="auto"/>
        <w:ind w:firstLineChars="0"/>
        <w:rPr>
          <w:szCs w:val="21"/>
        </w:rPr>
      </w:pPr>
      <w:r>
        <w:rPr>
          <w:szCs w:val="21"/>
        </w:rPr>
        <w:t>自动注册</w:t>
      </w:r>
      <w:r>
        <w:rPr>
          <w:rFonts w:hint="eastAsia"/>
          <w:szCs w:val="21"/>
        </w:rPr>
        <w:t>；</w:t>
      </w:r>
    </w:p>
    <w:p>
      <w:pPr>
        <w:pStyle w:val="12"/>
        <w:numPr>
          <w:ilvl w:val="0"/>
          <w:numId w:val="51"/>
        </w:numPr>
        <w:spacing w:line="360" w:lineRule="auto"/>
        <w:ind w:firstLineChars="0"/>
        <w:rPr>
          <w:szCs w:val="21"/>
        </w:rPr>
      </w:pPr>
      <w:r>
        <w:rPr>
          <w:szCs w:val="21"/>
        </w:rPr>
        <w:t>注册失败显示客户端并提醒</w:t>
      </w:r>
      <w:r>
        <w:rPr>
          <w:rFonts w:hint="eastAsia"/>
          <w:szCs w:val="21"/>
        </w:rPr>
        <w:t>；</w:t>
      </w:r>
    </w:p>
    <w:p>
      <w:pPr>
        <w:pStyle w:val="12"/>
        <w:spacing w:line="360" w:lineRule="auto"/>
        <w:ind w:firstLine="422"/>
        <w:rPr>
          <w:b/>
          <w:szCs w:val="21"/>
        </w:rPr>
      </w:pPr>
      <w:r>
        <w:rPr>
          <w:rFonts w:hint="eastAsia"/>
          <w:b/>
          <w:szCs w:val="21"/>
        </w:rPr>
        <w:t>②静默运行</w:t>
      </w:r>
    </w:p>
    <w:p>
      <w:pPr>
        <w:pStyle w:val="12"/>
        <w:spacing w:line="360" w:lineRule="auto"/>
        <w:rPr>
          <w:szCs w:val="21"/>
        </w:rPr>
      </w:pPr>
      <w:r>
        <w:rPr>
          <w:rFonts w:hint="eastAsia"/>
          <w:szCs w:val="21"/>
        </w:rPr>
        <w:t>软电话启动并自动签入成功后，自动在后台运行，前端不需要显示界面。来电时自动应答，不需要手动点击软电话上应答按钮。</w:t>
      </w:r>
    </w:p>
    <w:p>
      <w:pPr>
        <w:pStyle w:val="12"/>
        <w:numPr>
          <w:ilvl w:val="0"/>
          <w:numId w:val="52"/>
        </w:numPr>
        <w:spacing w:line="360" w:lineRule="auto"/>
        <w:ind w:firstLineChars="0"/>
        <w:rPr>
          <w:szCs w:val="21"/>
        </w:rPr>
      </w:pPr>
      <w:r>
        <w:rPr>
          <w:szCs w:val="21"/>
        </w:rPr>
        <w:t>网络断连时自动注册</w:t>
      </w:r>
      <w:r>
        <w:rPr>
          <w:rFonts w:hint="eastAsia"/>
          <w:szCs w:val="21"/>
        </w:rPr>
        <w:t>；</w:t>
      </w:r>
    </w:p>
    <w:p>
      <w:pPr>
        <w:pStyle w:val="12"/>
        <w:numPr>
          <w:ilvl w:val="0"/>
          <w:numId w:val="52"/>
        </w:numPr>
        <w:spacing w:line="360" w:lineRule="auto"/>
        <w:ind w:firstLineChars="0"/>
        <w:rPr>
          <w:szCs w:val="21"/>
        </w:rPr>
      </w:pPr>
      <w:r>
        <w:rPr>
          <w:szCs w:val="21"/>
        </w:rPr>
        <w:t>来电后自动应答</w:t>
      </w:r>
      <w:r>
        <w:rPr>
          <w:rFonts w:hint="eastAsia"/>
          <w:szCs w:val="21"/>
        </w:rPr>
        <w:t>；</w:t>
      </w:r>
    </w:p>
    <w:p>
      <w:pPr>
        <w:pStyle w:val="12"/>
        <w:numPr>
          <w:ilvl w:val="0"/>
          <w:numId w:val="52"/>
        </w:numPr>
        <w:spacing w:line="360" w:lineRule="auto"/>
        <w:ind w:firstLineChars="0"/>
        <w:rPr>
          <w:szCs w:val="21"/>
        </w:rPr>
      </w:pPr>
      <w:r>
        <w:rPr>
          <w:szCs w:val="21"/>
        </w:rPr>
        <w:t>来电时有铃声提醒</w:t>
      </w:r>
      <w:r>
        <w:rPr>
          <w:rFonts w:hint="eastAsia"/>
          <w:szCs w:val="21"/>
        </w:rPr>
        <w:t>；</w:t>
      </w:r>
    </w:p>
    <w:p>
      <w:pPr>
        <w:pStyle w:val="12"/>
        <w:numPr>
          <w:ilvl w:val="0"/>
          <w:numId w:val="52"/>
        </w:numPr>
        <w:spacing w:line="360" w:lineRule="auto"/>
        <w:ind w:firstLineChars="0"/>
        <w:rPr>
          <w:szCs w:val="21"/>
        </w:rPr>
      </w:pPr>
      <w:r>
        <w:rPr>
          <w:szCs w:val="21"/>
        </w:rPr>
        <w:t>开启回音消除</w:t>
      </w:r>
      <w:r>
        <w:rPr>
          <w:rFonts w:hint="eastAsia"/>
          <w:szCs w:val="21"/>
        </w:rPr>
        <w:t>；</w:t>
      </w:r>
    </w:p>
    <w:p>
      <w:pPr>
        <w:pStyle w:val="12"/>
        <w:numPr>
          <w:ilvl w:val="0"/>
          <w:numId w:val="52"/>
        </w:numPr>
        <w:spacing w:line="360" w:lineRule="auto"/>
        <w:ind w:firstLineChars="0"/>
        <w:rPr>
          <w:szCs w:val="21"/>
        </w:rPr>
      </w:pPr>
      <w:r>
        <w:rPr>
          <w:szCs w:val="21"/>
        </w:rPr>
        <w:t>开启自动增益</w:t>
      </w:r>
      <w:r>
        <w:rPr>
          <w:rFonts w:hint="eastAsia"/>
          <w:szCs w:val="21"/>
        </w:rPr>
        <w:t>；</w:t>
      </w:r>
    </w:p>
    <w:p>
      <w:pPr>
        <w:pStyle w:val="12"/>
        <w:spacing w:line="360" w:lineRule="auto"/>
        <w:ind w:firstLine="422"/>
        <w:rPr>
          <w:b/>
          <w:szCs w:val="21"/>
        </w:rPr>
      </w:pPr>
      <w:r>
        <w:rPr>
          <w:rFonts w:hint="eastAsia"/>
          <w:b/>
          <w:szCs w:val="21"/>
        </w:rPr>
        <w:t>③兼容多浏览器</w:t>
      </w:r>
    </w:p>
    <w:p>
      <w:pPr>
        <w:pStyle w:val="12"/>
        <w:numPr>
          <w:ilvl w:val="0"/>
          <w:numId w:val="53"/>
        </w:numPr>
        <w:spacing w:line="360" w:lineRule="auto"/>
        <w:ind w:firstLineChars="0"/>
        <w:rPr>
          <w:szCs w:val="21"/>
        </w:rPr>
      </w:pPr>
      <w:r>
        <w:rPr>
          <w:szCs w:val="21"/>
        </w:rPr>
        <w:t>支持谷歌浏览器</w:t>
      </w:r>
      <w:r>
        <w:rPr>
          <w:rFonts w:hint="eastAsia"/>
          <w:szCs w:val="21"/>
        </w:rPr>
        <w:t>；</w:t>
      </w:r>
    </w:p>
    <w:p>
      <w:pPr>
        <w:pStyle w:val="12"/>
        <w:spacing w:line="360" w:lineRule="auto"/>
        <w:ind w:firstLine="422"/>
        <w:rPr>
          <w:b/>
          <w:szCs w:val="21"/>
        </w:rPr>
      </w:pPr>
      <w:r>
        <w:rPr>
          <w:rFonts w:hint="eastAsia"/>
          <w:b/>
          <w:szCs w:val="21"/>
        </w:rPr>
        <w:t>④更改分机号</w:t>
      </w:r>
    </w:p>
    <w:p>
      <w:pPr>
        <w:pStyle w:val="12"/>
        <w:spacing w:line="360" w:lineRule="auto"/>
        <w:rPr>
          <w:szCs w:val="21"/>
        </w:rPr>
      </w:pPr>
      <w:r>
        <w:rPr>
          <w:rFonts w:hint="eastAsia"/>
          <w:szCs w:val="21"/>
        </w:rPr>
        <w:t>软电话注册后一直在后台运行，当有新的坐席使用此电脑时，会签入不同的工号，此时软电话自动注销之前的分机号，注册新的分机号；</w:t>
      </w:r>
    </w:p>
    <w:p>
      <w:pPr>
        <w:pStyle w:val="12"/>
        <w:spacing w:line="360" w:lineRule="auto"/>
        <w:ind w:firstLine="422"/>
        <w:rPr>
          <w:b/>
          <w:szCs w:val="21"/>
        </w:rPr>
      </w:pPr>
      <w:r>
        <w:rPr>
          <w:rFonts w:hint="eastAsia"/>
          <w:b/>
          <w:szCs w:val="21"/>
        </w:rPr>
        <w:t>⑤界面显示/隐藏可切换</w:t>
      </w:r>
    </w:p>
    <w:p>
      <w:pPr>
        <w:pStyle w:val="12"/>
        <w:spacing w:line="360" w:lineRule="auto"/>
        <w:rPr>
          <w:szCs w:val="21"/>
        </w:rPr>
      </w:pPr>
      <w:r>
        <w:rPr>
          <w:rFonts w:hint="eastAsia"/>
          <w:szCs w:val="21"/>
        </w:rPr>
        <w:t>软电话默认启动时不显示，但也有些用户需要将软电话界面展示出来，操作软电话上的功能，此时用户可以右键点击电脑右下角托盘软电话图标，选择“显示面板”，可以将软电话显示出来；</w:t>
      </w:r>
    </w:p>
    <w:p>
      <w:pPr>
        <w:pStyle w:val="12"/>
        <w:numPr>
          <w:ilvl w:val="0"/>
          <w:numId w:val="54"/>
        </w:numPr>
        <w:spacing w:line="360" w:lineRule="auto"/>
        <w:ind w:firstLineChars="0"/>
        <w:rPr>
          <w:szCs w:val="21"/>
        </w:rPr>
      </w:pPr>
      <w:r>
        <w:rPr>
          <w:szCs w:val="21"/>
        </w:rPr>
        <w:t>最小化时隐藏到托盘中</w:t>
      </w:r>
      <w:r>
        <w:rPr>
          <w:rFonts w:hint="eastAsia"/>
          <w:szCs w:val="21"/>
        </w:rPr>
        <w:t>；</w:t>
      </w:r>
    </w:p>
    <w:p>
      <w:pPr>
        <w:pStyle w:val="12"/>
        <w:numPr>
          <w:ilvl w:val="0"/>
          <w:numId w:val="54"/>
        </w:numPr>
        <w:spacing w:line="360" w:lineRule="auto"/>
        <w:ind w:firstLineChars="0"/>
        <w:rPr>
          <w:szCs w:val="21"/>
        </w:rPr>
      </w:pPr>
      <w:r>
        <w:rPr>
          <w:szCs w:val="21"/>
        </w:rPr>
        <w:t>在托盘中右键点击软电话可以显示面板和退出</w:t>
      </w:r>
      <w:r>
        <w:rPr>
          <w:rFonts w:hint="eastAsia"/>
          <w:szCs w:val="21"/>
        </w:rPr>
        <w:t>；</w:t>
      </w:r>
    </w:p>
    <w:p>
      <w:pPr>
        <w:pStyle w:val="12"/>
        <w:spacing w:line="360" w:lineRule="auto"/>
        <w:ind w:firstLine="422"/>
        <w:rPr>
          <w:b/>
          <w:szCs w:val="21"/>
        </w:rPr>
      </w:pPr>
      <w:r>
        <w:rPr>
          <w:rFonts w:hint="eastAsia"/>
          <w:b/>
          <w:szCs w:val="21"/>
        </w:rPr>
        <w:t>⑥具备软电话基本功能</w:t>
      </w:r>
    </w:p>
    <w:p>
      <w:pPr>
        <w:pStyle w:val="12"/>
        <w:spacing w:line="360" w:lineRule="auto"/>
        <w:rPr>
          <w:szCs w:val="21"/>
        </w:rPr>
      </w:pPr>
      <w:r>
        <w:rPr>
          <w:rFonts w:hint="eastAsia"/>
          <w:szCs w:val="21"/>
        </w:rPr>
        <w:t>具备软电话基本功能，如下：</w:t>
      </w:r>
    </w:p>
    <w:p>
      <w:pPr>
        <w:pStyle w:val="12"/>
        <w:numPr>
          <w:ilvl w:val="0"/>
          <w:numId w:val="55"/>
        </w:numPr>
        <w:spacing w:line="360" w:lineRule="auto"/>
        <w:ind w:firstLineChars="0"/>
        <w:rPr>
          <w:szCs w:val="21"/>
        </w:rPr>
      </w:pPr>
      <w:r>
        <w:rPr>
          <w:szCs w:val="21"/>
        </w:rPr>
        <w:t>配置sip服务器信息</w:t>
      </w:r>
      <w:r>
        <w:rPr>
          <w:rFonts w:hint="eastAsia"/>
          <w:szCs w:val="21"/>
        </w:rPr>
        <w:t>；</w:t>
      </w:r>
    </w:p>
    <w:p>
      <w:pPr>
        <w:pStyle w:val="12"/>
        <w:numPr>
          <w:ilvl w:val="0"/>
          <w:numId w:val="55"/>
        </w:numPr>
        <w:spacing w:line="360" w:lineRule="auto"/>
        <w:ind w:firstLineChars="0"/>
        <w:rPr>
          <w:szCs w:val="21"/>
        </w:rPr>
      </w:pPr>
      <w:r>
        <w:rPr>
          <w:szCs w:val="21"/>
        </w:rPr>
        <w:t>注册、注销</w:t>
      </w:r>
      <w:r>
        <w:rPr>
          <w:rFonts w:hint="eastAsia"/>
          <w:szCs w:val="21"/>
        </w:rPr>
        <w:t>；</w:t>
      </w:r>
    </w:p>
    <w:p>
      <w:pPr>
        <w:pStyle w:val="12"/>
        <w:numPr>
          <w:ilvl w:val="0"/>
          <w:numId w:val="55"/>
        </w:numPr>
        <w:spacing w:line="360" w:lineRule="auto"/>
        <w:ind w:firstLineChars="0"/>
        <w:rPr>
          <w:szCs w:val="21"/>
        </w:rPr>
      </w:pPr>
      <w:r>
        <w:rPr>
          <w:szCs w:val="21"/>
        </w:rPr>
        <w:t>自带拨号键盘</w:t>
      </w:r>
      <w:r>
        <w:rPr>
          <w:rFonts w:hint="eastAsia"/>
          <w:szCs w:val="21"/>
        </w:rPr>
        <w:t>；</w:t>
      </w:r>
    </w:p>
    <w:p>
      <w:pPr>
        <w:pStyle w:val="12"/>
        <w:numPr>
          <w:ilvl w:val="0"/>
          <w:numId w:val="55"/>
        </w:numPr>
        <w:spacing w:line="360" w:lineRule="auto"/>
        <w:ind w:firstLineChars="0"/>
        <w:rPr>
          <w:szCs w:val="21"/>
        </w:rPr>
      </w:pPr>
      <w:r>
        <w:rPr>
          <w:szCs w:val="21"/>
        </w:rPr>
        <w:t>呼叫</w:t>
      </w:r>
      <w:r>
        <w:rPr>
          <w:rFonts w:hint="eastAsia"/>
          <w:szCs w:val="21"/>
        </w:rPr>
        <w:t>；</w:t>
      </w:r>
    </w:p>
    <w:p>
      <w:pPr>
        <w:pStyle w:val="12"/>
        <w:numPr>
          <w:ilvl w:val="0"/>
          <w:numId w:val="55"/>
        </w:numPr>
        <w:spacing w:line="360" w:lineRule="auto"/>
        <w:ind w:firstLineChars="0"/>
        <w:rPr>
          <w:szCs w:val="21"/>
        </w:rPr>
      </w:pPr>
      <w:r>
        <w:rPr>
          <w:szCs w:val="21"/>
        </w:rPr>
        <w:t>接听</w:t>
      </w:r>
      <w:r>
        <w:rPr>
          <w:rFonts w:hint="eastAsia"/>
          <w:szCs w:val="21"/>
        </w:rPr>
        <w:t>；</w:t>
      </w:r>
    </w:p>
    <w:p>
      <w:pPr>
        <w:pStyle w:val="12"/>
        <w:numPr>
          <w:ilvl w:val="0"/>
          <w:numId w:val="55"/>
        </w:numPr>
        <w:spacing w:line="360" w:lineRule="auto"/>
        <w:ind w:firstLineChars="0"/>
        <w:rPr>
          <w:szCs w:val="21"/>
        </w:rPr>
      </w:pPr>
      <w:r>
        <w:rPr>
          <w:szCs w:val="21"/>
        </w:rPr>
        <w:t>二次拨号</w:t>
      </w:r>
      <w:r>
        <w:rPr>
          <w:rFonts w:hint="eastAsia"/>
          <w:szCs w:val="21"/>
        </w:rPr>
        <w:t>；</w:t>
      </w:r>
    </w:p>
    <w:p>
      <w:pPr>
        <w:pStyle w:val="12"/>
        <w:numPr>
          <w:ilvl w:val="0"/>
          <w:numId w:val="55"/>
        </w:numPr>
        <w:spacing w:line="360" w:lineRule="auto"/>
        <w:ind w:firstLineChars="0"/>
        <w:rPr>
          <w:szCs w:val="21"/>
        </w:rPr>
      </w:pPr>
      <w:r>
        <w:rPr>
          <w:szCs w:val="21"/>
        </w:rPr>
        <w:t>静音、取消静音</w:t>
      </w:r>
      <w:r>
        <w:rPr>
          <w:rFonts w:hint="eastAsia"/>
          <w:szCs w:val="21"/>
        </w:rPr>
        <w:t>；</w:t>
      </w:r>
    </w:p>
    <w:p>
      <w:pPr>
        <w:pStyle w:val="12"/>
        <w:numPr>
          <w:ilvl w:val="0"/>
          <w:numId w:val="55"/>
        </w:numPr>
        <w:spacing w:line="360" w:lineRule="auto"/>
        <w:ind w:firstLineChars="0"/>
        <w:rPr>
          <w:szCs w:val="21"/>
        </w:rPr>
      </w:pPr>
      <w:r>
        <w:rPr>
          <w:szCs w:val="21"/>
        </w:rPr>
        <w:t>保持、取消保持</w:t>
      </w:r>
    </w:p>
    <w:p>
      <w:pPr>
        <w:pStyle w:val="12"/>
        <w:spacing w:line="360" w:lineRule="auto"/>
        <w:ind w:firstLine="422"/>
        <w:rPr>
          <w:b/>
          <w:szCs w:val="21"/>
        </w:rPr>
      </w:pPr>
      <w:r>
        <w:rPr>
          <w:rFonts w:hint="eastAsia"/>
          <w:b/>
          <w:szCs w:val="21"/>
        </w:rPr>
        <w:t>二、界面原型</w:t>
      </w:r>
    </w:p>
    <w:p>
      <w:pPr>
        <w:pStyle w:val="12"/>
        <w:spacing w:line="360" w:lineRule="auto"/>
        <w:rPr>
          <w:szCs w:val="21"/>
        </w:rPr>
      </w:pPr>
      <w:r>
        <w:rPr>
          <w:rFonts w:hint="eastAsia"/>
          <w:szCs w:val="21"/>
        </w:rPr>
        <w:t>登录以及呼叫界面如下图所示：</w:t>
      </w:r>
    </w:p>
    <w:p>
      <w:pPr>
        <w:ind w:left="480" w:leftChars="200"/>
      </w:pPr>
      <w:r>
        <w:drawing>
          <wp:inline distT="0" distB="0" distL="0" distR="0">
            <wp:extent cx="2143125" cy="37579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96"/>
                    <a:stretch>
                      <a:fillRect/>
                    </a:stretch>
                  </pic:blipFill>
                  <pic:spPr>
                    <a:xfrm>
                      <a:off x="0" y="0"/>
                      <a:ext cx="2153980" cy="3777015"/>
                    </a:xfrm>
                    <a:prstGeom prst="rect">
                      <a:avLst/>
                    </a:prstGeom>
                  </pic:spPr>
                </pic:pic>
              </a:graphicData>
            </a:graphic>
          </wp:inline>
        </w:drawing>
      </w:r>
      <w:r>
        <w:drawing>
          <wp:inline distT="0" distB="0" distL="0" distR="0">
            <wp:extent cx="2137410" cy="37433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97"/>
                    <a:stretch>
                      <a:fillRect/>
                    </a:stretch>
                  </pic:blipFill>
                  <pic:spPr>
                    <a:xfrm>
                      <a:off x="0" y="0"/>
                      <a:ext cx="2153381" cy="3770582"/>
                    </a:xfrm>
                    <a:prstGeom prst="rect">
                      <a:avLst/>
                    </a:prstGeom>
                  </pic:spPr>
                </pic:pic>
              </a:graphicData>
            </a:graphic>
          </wp:inline>
        </w:drawing>
      </w:r>
    </w:p>
    <w:p>
      <w:pPr>
        <w:pStyle w:val="2"/>
        <w:numPr>
          <w:ilvl w:val="0"/>
          <w:numId w:val="13"/>
        </w:numPr>
        <w:pBdr>
          <w:bottom w:val="none" w:color="auto" w:sz="0" w:space="0"/>
        </w:pBdr>
        <w:tabs>
          <w:tab w:val="left" w:pos="360"/>
        </w:tabs>
        <w:snapToGrid w:val="0"/>
        <w:spacing w:before="240" w:after="0"/>
        <w:ind w:left="0" w:firstLine="0"/>
        <w:jc w:val="left"/>
        <w:rPr>
          <w:sz w:val="28"/>
          <w:szCs w:val="28"/>
        </w:rPr>
      </w:pPr>
      <w:bookmarkStart w:id="129" w:name="_Toc504230849"/>
      <w:r>
        <w:rPr>
          <w:rFonts w:hint="eastAsia"/>
          <w:sz w:val="28"/>
          <w:szCs w:val="28"/>
        </w:rPr>
        <w:t>接口需求</w:t>
      </w:r>
      <w:bookmarkEnd w:id="120"/>
      <w:bookmarkEnd w:id="129"/>
    </w:p>
    <w:tbl>
      <w:tblPr>
        <w:tblStyle w:val="50"/>
        <w:tblW w:w="9654" w:type="dxa"/>
        <w:tblInd w:w="93" w:type="dxa"/>
        <w:tblLayout w:type="fixed"/>
        <w:tblCellMar>
          <w:top w:w="0" w:type="dxa"/>
          <w:left w:w="108" w:type="dxa"/>
          <w:bottom w:w="0" w:type="dxa"/>
          <w:right w:w="108" w:type="dxa"/>
        </w:tblCellMar>
      </w:tblPr>
      <w:tblGrid>
        <w:gridCol w:w="1740"/>
        <w:gridCol w:w="7914"/>
      </w:tblGrid>
      <w:tr>
        <w:tblPrEx>
          <w:tblLayout w:type="fixed"/>
          <w:tblCellMar>
            <w:top w:w="0" w:type="dxa"/>
            <w:left w:w="108" w:type="dxa"/>
            <w:bottom w:w="0" w:type="dxa"/>
            <w:right w:w="108" w:type="dxa"/>
          </w:tblCellMar>
        </w:tblPrEx>
        <w:trPr>
          <w:trHeight w:val="405" w:hRule="atLeast"/>
        </w:trPr>
        <w:tc>
          <w:tcPr>
            <w:tcW w:w="1740" w:type="dxa"/>
            <w:vMerge w:val="restart"/>
            <w:tcBorders>
              <w:top w:val="single" w:color="auto" w:sz="4" w:space="0"/>
              <w:left w:val="single" w:color="auto" w:sz="4" w:space="0"/>
              <w:bottom w:val="single" w:color="auto" w:sz="4" w:space="0"/>
              <w:right w:val="single" w:color="auto" w:sz="4" w:space="0"/>
            </w:tcBorders>
            <w:shd w:val="clear" w:color="auto" w:fill="auto"/>
            <w:vAlign w:val="center"/>
          </w:tcPr>
          <w:p>
            <w:pPr>
              <w:jc w:val="center"/>
              <w:rPr>
                <w:color w:val="000000"/>
                <w:sz w:val="21"/>
                <w:szCs w:val="21"/>
              </w:rPr>
            </w:pPr>
            <w:r>
              <w:rPr>
                <w:rFonts w:hint="eastAsia"/>
                <w:color w:val="000000"/>
                <w:sz w:val="21"/>
                <w:szCs w:val="21"/>
              </w:rPr>
              <w:t>NICE系统对接</w:t>
            </w:r>
          </w:p>
        </w:tc>
        <w:tc>
          <w:tcPr>
            <w:tcW w:w="7914" w:type="dxa"/>
            <w:tcBorders>
              <w:top w:val="single" w:color="auto" w:sz="4" w:space="0"/>
              <w:left w:val="nil"/>
              <w:bottom w:val="single" w:color="auto" w:sz="4" w:space="0"/>
              <w:right w:val="single" w:color="auto" w:sz="4" w:space="0"/>
            </w:tcBorders>
            <w:shd w:val="clear" w:color="000000" w:fill="FFFFFF"/>
            <w:vAlign w:val="center"/>
          </w:tcPr>
          <w:p>
            <w:pPr>
              <w:rPr>
                <w:color w:val="000000"/>
                <w:sz w:val="21"/>
                <w:szCs w:val="21"/>
              </w:rPr>
            </w:pPr>
            <w:r>
              <w:rPr>
                <w:rFonts w:hint="eastAsia"/>
                <w:color w:val="000000"/>
                <w:sz w:val="21"/>
                <w:szCs w:val="21"/>
              </w:rPr>
              <w:t>NICE对接客户信息推送</w:t>
            </w:r>
          </w:p>
          <w:p>
            <w:pPr>
              <w:rPr>
                <w:color w:val="000000"/>
                <w:sz w:val="21"/>
                <w:szCs w:val="21"/>
              </w:rPr>
            </w:pPr>
            <w:r>
              <w:rPr>
                <w:color w:val="000000"/>
                <w:sz w:val="21"/>
                <w:szCs w:val="21"/>
              </w:rPr>
              <w:t>1、</w:t>
            </w:r>
            <w:r>
              <w:rPr>
                <w:color w:val="000000"/>
                <w:sz w:val="21"/>
                <w:szCs w:val="21"/>
              </w:rPr>
              <w:tab/>
            </w:r>
            <w:r>
              <w:rPr>
                <w:color w:val="000000"/>
                <w:sz w:val="21"/>
                <w:szCs w:val="21"/>
              </w:rPr>
              <w:t>客户信息可以包含多个字段，如：客户ID、客户级别、产品使用时长等</w:t>
            </w:r>
          </w:p>
          <w:p>
            <w:pPr>
              <w:rPr>
                <w:color w:val="000000"/>
                <w:sz w:val="21"/>
                <w:szCs w:val="21"/>
              </w:rPr>
            </w:pPr>
            <w:r>
              <w:rPr>
                <w:color w:val="000000"/>
                <w:sz w:val="21"/>
                <w:szCs w:val="21"/>
              </w:rPr>
              <w:t>2、</w:t>
            </w:r>
            <w:r>
              <w:rPr>
                <w:color w:val="000000"/>
                <w:sz w:val="21"/>
                <w:szCs w:val="21"/>
              </w:rPr>
              <w:tab/>
            </w:r>
            <w:r>
              <w:rPr>
                <w:color w:val="000000"/>
                <w:sz w:val="21"/>
                <w:szCs w:val="21"/>
              </w:rPr>
              <w:t>质检系统在进行质检评分时，需要看到该通话记录对应的客户信息</w:t>
            </w:r>
          </w:p>
          <w:p>
            <w:pPr>
              <w:rPr>
                <w:color w:val="000000"/>
                <w:sz w:val="21"/>
                <w:szCs w:val="21"/>
              </w:rPr>
            </w:pPr>
            <w:r>
              <w:rPr>
                <w:color w:val="000000"/>
                <w:sz w:val="21"/>
                <w:szCs w:val="21"/>
              </w:rPr>
              <w:t>3、</w:t>
            </w:r>
            <w:r>
              <w:rPr>
                <w:color w:val="000000"/>
                <w:sz w:val="21"/>
                <w:szCs w:val="21"/>
              </w:rPr>
              <w:tab/>
            </w:r>
            <w:r>
              <w:rPr>
                <w:color w:val="000000"/>
                <w:sz w:val="21"/>
                <w:szCs w:val="21"/>
              </w:rPr>
              <w:t>质检系统可以根据客户信息字段进行筛选需要质检通话记录</w:t>
            </w:r>
            <w:r>
              <w:rPr>
                <w:rFonts w:hint="eastAsia"/>
                <w:color w:val="000000"/>
                <w:sz w:val="21"/>
                <w:szCs w:val="21"/>
              </w:rPr>
              <w:t>）</w:t>
            </w:r>
          </w:p>
        </w:tc>
      </w:tr>
      <w:tr>
        <w:tblPrEx>
          <w:tblLayout w:type="fixed"/>
          <w:tblCellMar>
            <w:top w:w="0" w:type="dxa"/>
            <w:left w:w="108" w:type="dxa"/>
            <w:bottom w:w="0" w:type="dxa"/>
            <w:right w:w="108" w:type="dxa"/>
          </w:tblCellMar>
        </w:tblPrEx>
        <w:trPr>
          <w:trHeight w:val="360" w:hRule="atLeast"/>
        </w:trPr>
        <w:tc>
          <w:tcPr>
            <w:tcW w:w="1740"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rPr>
                <w:color w:val="000000"/>
                <w:sz w:val="21"/>
                <w:szCs w:val="21"/>
              </w:rPr>
            </w:pPr>
          </w:p>
        </w:tc>
        <w:tc>
          <w:tcPr>
            <w:tcW w:w="7914" w:type="dxa"/>
            <w:tcBorders>
              <w:top w:val="single" w:color="auto" w:sz="4" w:space="0"/>
              <w:left w:val="nil"/>
              <w:bottom w:val="single" w:color="auto" w:sz="4" w:space="0"/>
              <w:right w:val="single" w:color="auto" w:sz="4" w:space="0"/>
            </w:tcBorders>
            <w:shd w:val="clear" w:color="000000" w:fill="FFFFFF"/>
            <w:vAlign w:val="center"/>
          </w:tcPr>
          <w:p>
            <w:pPr>
              <w:rPr>
                <w:color w:val="000000"/>
                <w:sz w:val="21"/>
                <w:szCs w:val="21"/>
              </w:rPr>
            </w:pPr>
            <w:r>
              <w:rPr>
                <w:rFonts w:hint="eastAsia"/>
                <w:color w:val="000000"/>
                <w:sz w:val="21"/>
                <w:szCs w:val="21"/>
              </w:rPr>
              <w:t>NICE对接短信内容</w:t>
            </w:r>
          </w:p>
          <w:p>
            <w:pPr>
              <w:rPr>
                <w:color w:val="000000"/>
                <w:sz w:val="21"/>
                <w:szCs w:val="21"/>
              </w:rPr>
            </w:pPr>
            <w:r>
              <w:rPr>
                <w:rFonts w:hint="eastAsia"/>
                <w:color w:val="000000"/>
                <w:sz w:val="21"/>
                <w:szCs w:val="21"/>
              </w:rPr>
              <w:t>1、</w:t>
            </w:r>
            <w:r>
              <w:rPr>
                <w:rFonts w:hint="eastAsia"/>
                <w:sz w:val="21"/>
                <w:szCs w:val="21"/>
              </w:rPr>
              <w:t>质检系统在进行质检评分时，需要看到该通话期间给这个客户发送的短信内容</w:t>
            </w:r>
          </w:p>
        </w:tc>
      </w:tr>
      <w:tr>
        <w:tblPrEx>
          <w:tblLayout w:type="fixed"/>
          <w:tblCellMar>
            <w:top w:w="0" w:type="dxa"/>
            <w:left w:w="108" w:type="dxa"/>
            <w:bottom w:w="0" w:type="dxa"/>
            <w:right w:w="108" w:type="dxa"/>
          </w:tblCellMar>
        </w:tblPrEx>
        <w:trPr>
          <w:trHeight w:val="360" w:hRule="atLeast"/>
        </w:trPr>
        <w:tc>
          <w:tcPr>
            <w:tcW w:w="1740"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color w:val="000000"/>
                <w:sz w:val="21"/>
                <w:szCs w:val="21"/>
              </w:rPr>
            </w:pPr>
            <w:r>
              <w:rPr>
                <w:rFonts w:hint="eastAsia"/>
                <w:color w:val="000000"/>
                <w:sz w:val="21"/>
                <w:szCs w:val="21"/>
              </w:rPr>
              <w:t>DMP系统对接</w:t>
            </w:r>
          </w:p>
        </w:tc>
        <w:tc>
          <w:tcPr>
            <w:tcW w:w="7914" w:type="dxa"/>
            <w:tcBorders>
              <w:top w:val="single" w:color="auto" w:sz="4" w:space="0"/>
              <w:left w:val="nil"/>
              <w:bottom w:val="single" w:color="auto" w:sz="4" w:space="0"/>
              <w:right w:val="single" w:color="auto" w:sz="4" w:space="0"/>
            </w:tcBorders>
            <w:shd w:val="clear" w:color="000000" w:fill="FFFFFF"/>
            <w:vAlign w:val="center"/>
          </w:tcPr>
          <w:p>
            <w:pPr>
              <w:rPr>
                <w:color w:val="000000"/>
                <w:sz w:val="21"/>
                <w:szCs w:val="21"/>
              </w:rPr>
            </w:pPr>
            <w:r>
              <w:rPr>
                <w:rFonts w:hint="eastAsia"/>
                <w:color w:val="000000"/>
                <w:sz w:val="21"/>
                <w:szCs w:val="21"/>
              </w:rPr>
              <w:t>DMP系统用户信息展示</w:t>
            </w:r>
          </w:p>
        </w:tc>
      </w:tr>
    </w:tbl>
    <w:p>
      <w:pPr>
        <w:rPr>
          <w:sz w:val="21"/>
          <w:szCs w:val="21"/>
        </w:rPr>
      </w:pPr>
    </w:p>
    <w:p/>
    <w:sectPr>
      <w:footerReference r:id="rId7"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00"/>
    <w:family w:val="auto"/>
    <w:pitch w:val="default"/>
    <w:sig w:usb0="00000000" w:usb1="00000000" w:usb2="00000000" w:usb3="00000000" w:csb0="00000000" w:csb1="00000000"/>
  </w:font>
  <w:font w:name="'宋体">
    <w:altName w:val="Arial Unicode MS"/>
    <w:panose1 w:val="00000000000000000000"/>
    <w:charset w:val="86"/>
    <w:family w:val="auto"/>
    <w:pitch w:val="default"/>
    <w:sig w:usb0="00000000" w:usb1="00000000" w:usb2="00000010" w:usb3="00000000" w:csb0="00040000" w:csb1="00000000"/>
  </w:font>
  <w:font w:name="Microsoft YaHei UI">
    <w:panose1 w:val="020B0503020204020204"/>
    <w:charset w:val="86"/>
    <w:family w:val="swiss"/>
    <w:pitch w:val="default"/>
    <w:sig w:usb0="80000287" w:usb1="2ACF3C50" w:usb2="00000016" w:usb3="00000000" w:csb0="0004001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right="90"/>
      <w:jc w:val="right"/>
    </w:pPr>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center"/>
      <w:rPr>
        <w:rFonts w:ascii="微软雅黑" w:hAnsi="微软雅黑" w:eastAsia="微软雅黑"/>
        <w:b/>
      </w:rPr>
    </w:pPr>
    <w:r>
      <w:rPr>
        <w:rFonts w:ascii="微软雅黑" w:hAnsi="微软雅黑" w:eastAsia="微软雅黑"/>
        <w:b/>
        <w:sz w:val="20"/>
        <w:szCs w:val="20"/>
        <w:lang w:val="zh-CN"/>
      </w:rPr>
      <w:t xml:space="preserve">页 </w:t>
    </w:r>
    <w:r>
      <w:rPr>
        <w:rFonts w:ascii="微软雅黑" w:hAnsi="微软雅黑" w:eastAsia="微软雅黑"/>
        <w:b/>
        <w:sz w:val="20"/>
        <w:szCs w:val="20"/>
      </w:rPr>
      <w:fldChar w:fldCharType="begin"/>
    </w:r>
    <w:r>
      <w:rPr>
        <w:rFonts w:ascii="微软雅黑" w:hAnsi="微软雅黑" w:eastAsia="微软雅黑"/>
        <w:b/>
        <w:sz w:val="20"/>
        <w:szCs w:val="20"/>
      </w:rPr>
      <w:instrText xml:space="preserve">PAGE  \* Arabic</w:instrText>
    </w:r>
    <w:r>
      <w:rPr>
        <w:rFonts w:ascii="微软雅黑" w:hAnsi="微软雅黑" w:eastAsia="微软雅黑"/>
        <w:b/>
        <w:sz w:val="20"/>
        <w:szCs w:val="20"/>
      </w:rPr>
      <w:fldChar w:fldCharType="separate"/>
    </w:r>
    <w:r>
      <w:rPr>
        <w:rFonts w:ascii="微软雅黑" w:hAnsi="微软雅黑" w:eastAsia="微软雅黑"/>
        <w:b/>
        <w:sz w:val="20"/>
        <w:szCs w:val="20"/>
      </w:rPr>
      <w:t>110</w:t>
    </w:r>
    <w:r>
      <w:rPr>
        <w:rFonts w:ascii="微软雅黑" w:hAnsi="微软雅黑" w:eastAsia="微软雅黑"/>
        <w:b/>
        <w:sz w:val="20"/>
        <w:szCs w:val="20"/>
      </w:rPr>
      <w:fldChar w:fldCharType="end"/>
    </w:r>
    <w:bookmarkStart w:id="130" w:name="_GoBack"/>
    <w:bookmarkEnd w:id="130"/>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Bdr>
        <w:bottom w:val="none" w:color="auto" w:sz="0" w:space="0"/>
      </w:pBdr>
    </w:pPr>
  </w:p>
  <w:p>
    <w:pPr>
      <w:pStyle w:val="31"/>
      <w:pBdr>
        <w:bottom w:val="none" w:color="auto" w:sz="0" w:space="0"/>
      </w:pBdr>
    </w:pPr>
  </w:p>
  <w:p>
    <w:pPr>
      <w:pStyle w:val="31"/>
      <w:pBdr>
        <w:bottom w:val="none" w:color="auto" w:sz="0" w:space="0"/>
      </w:pBdr>
    </w:pPr>
  </w:p>
  <w:p>
    <w:pPr>
      <w:pStyle w:val="31"/>
      <w:pBdr>
        <w:bottom w:val="single" w:color="auto" w:sz="4" w:space="1"/>
      </w:pBdr>
      <w:tabs>
        <w:tab w:val="clear" w:pos="8306"/>
      </w:tabs>
      <w:ind w:right="9"/>
      <w:jc w:val="both"/>
      <w:rPr>
        <w:rFonts w:ascii="等线 Light" w:hAnsi="等线 Light" w:cs="等线 Light"/>
        <w:color w:val="333333"/>
      </w:rPr>
    </w:pPr>
    <w:r>
      <w:rPr>
        <w:rFonts w:ascii="等线 Light" w:hAnsi="等线 Light" w:cs="等线 Light"/>
        <w:color w:val="333333"/>
      </w:rPr>
      <w:tab/>
    </w:r>
  </w:p>
  <w:p>
    <w:pPr>
      <w:pStyle w:val="31"/>
      <w:pBdr>
        <w:bottom w:val="none" w:color="auto" w:sz="0" w:space="0"/>
      </w:pBdr>
      <w:ind w:right="360"/>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tentative="0">
      <w:start w:val="1"/>
      <w:numFmt w:val="decimal"/>
      <w:suff w:val="space"/>
      <w:lvlText w:val="第%1章"/>
      <w:lvlJc w:val="left"/>
      <w:pPr>
        <w:ind w:left="0" w:firstLine="0"/>
      </w:pPr>
      <w:rPr>
        <w:rFonts w:hint="eastAsia" w:ascii="等线 Light" w:eastAsia="等线 Light"/>
        <w:b w:val="0"/>
        <w:i w:val="0"/>
      </w:rPr>
    </w:lvl>
    <w:lvl w:ilvl="1" w:tentative="0">
      <w:start w:val="1"/>
      <w:numFmt w:val="decimal"/>
      <w:suff w:val="space"/>
      <w:lvlText w:val="%1.%2"/>
      <w:lvlJc w:val="left"/>
      <w:pPr>
        <w:ind w:left="0" w:firstLine="0"/>
      </w:pPr>
      <w:rPr>
        <w:rFonts w:hint="eastAsia" w:ascii="等线 Light" w:eastAsia="等线 Light"/>
        <w:b w:val="0"/>
        <w:i w:val="0"/>
      </w:rPr>
    </w:lvl>
    <w:lvl w:ilvl="2" w:tentative="0">
      <w:start w:val="1"/>
      <w:numFmt w:val="decimal"/>
      <w:pStyle w:val="265"/>
      <w:suff w:val="space"/>
      <w:lvlText w:val="%1.%2.%3"/>
      <w:lvlJc w:val="left"/>
      <w:pPr>
        <w:ind w:left="525" w:firstLine="0"/>
      </w:pPr>
      <w:rPr>
        <w:rFonts w:hint="eastAsia" w:ascii="等线 Light" w:eastAsia="等线 Light"/>
        <w:b w:val="0"/>
        <w:i w:val="0"/>
      </w:rPr>
    </w:lvl>
    <w:lvl w:ilvl="3" w:tentative="0">
      <w:start w:val="1"/>
      <w:numFmt w:val="decimal"/>
      <w:suff w:val="space"/>
      <w:lvlText w:val="%1.%2.%3.%4"/>
      <w:lvlJc w:val="left"/>
      <w:pPr>
        <w:ind w:left="0" w:firstLine="0"/>
      </w:pPr>
      <w:rPr>
        <w:rFonts w:hint="eastAsia" w:ascii="等线 Light" w:eastAsia="等线 Light"/>
        <w:b w:val="0"/>
        <w:i w:val="0"/>
      </w:rPr>
    </w:lvl>
    <w:lvl w:ilvl="4" w:tentative="0">
      <w:start w:val="1"/>
      <w:numFmt w:val="decimal"/>
      <w:suff w:val="space"/>
      <w:lvlText w:val="%1.%2.%3.%4.%5"/>
      <w:lvlJc w:val="left"/>
      <w:pPr>
        <w:ind w:left="0" w:firstLine="0"/>
      </w:pPr>
      <w:rPr>
        <w:rFonts w:hint="eastAsia" w:ascii="等线 Light" w:eastAsia="等线 Light"/>
        <w:b w:val="0"/>
        <w:i w:val="0"/>
      </w:rPr>
    </w:lvl>
    <w:lvl w:ilvl="5" w:tentative="0">
      <w:start w:val="1"/>
      <w:numFmt w:val="decimal"/>
      <w:suff w:val="nothing"/>
      <w:lvlText w:val="%1.%2.%3.%4.%5.%6"/>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0000001E"/>
    <w:multiLevelType w:val="multilevel"/>
    <w:tmpl w:val="0000001E"/>
    <w:lvl w:ilvl="0" w:tentative="0">
      <w:start w:val="1"/>
      <w:numFmt w:val="decimal"/>
      <w:pStyle w:val="249"/>
      <w:lvlText w:val="%1."/>
      <w:lvlJc w:val="left"/>
      <w:pPr>
        <w:tabs>
          <w:tab w:val="left" w:pos="432"/>
        </w:tabs>
        <w:ind w:left="432" w:hanging="432"/>
      </w:pPr>
      <w:rPr>
        <w:rFonts w:hint="default"/>
      </w:rPr>
    </w:lvl>
    <w:lvl w:ilvl="1" w:tentative="0">
      <w:start w:val="1"/>
      <w:numFmt w:val="decimal"/>
      <w:lvlText w:val="%1.%2."/>
      <w:lvlJc w:val="left"/>
      <w:pPr>
        <w:tabs>
          <w:tab w:val="left" w:pos="575"/>
        </w:tabs>
        <w:ind w:left="575" w:hanging="575"/>
      </w:pPr>
      <w:rPr>
        <w:rFonts w:hint="default"/>
      </w:rPr>
    </w:lvl>
    <w:lvl w:ilvl="2" w:tentative="0">
      <w:start w:val="1"/>
      <w:numFmt w:val="decimal"/>
      <w:lvlText w:val="%1.%2.%3."/>
      <w:lvlJc w:val="left"/>
      <w:pPr>
        <w:tabs>
          <w:tab w:val="left" w:pos="720"/>
        </w:tabs>
        <w:ind w:left="720" w:hanging="720"/>
      </w:pPr>
      <w:rPr>
        <w:rFonts w:hint="default" w:ascii="等线 Light" w:hAnsi="等线 Light" w:eastAsia="等线 Light"/>
      </w:rPr>
    </w:lvl>
    <w:lvl w:ilvl="3" w:tentative="0">
      <w:start w:val="1"/>
      <w:numFmt w:val="decimal"/>
      <w:lvlText w:val="%1.%2.%3.%4."/>
      <w:lvlJc w:val="left"/>
      <w:pPr>
        <w:tabs>
          <w:tab w:val="left" w:pos="864"/>
        </w:tabs>
        <w:ind w:left="864" w:hanging="864"/>
      </w:pPr>
      <w:rPr>
        <w:rFonts w:hint="default" w:ascii="等线 Light" w:hAnsi="等线 Light" w:eastAsia="等线 Ligh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2">
    <w:nsid w:val="01511C8D"/>
    <w:multiLevelType w:val="multilevel"/>
    <w:tmpl w:val="01511C8D"/>
    <w:lvl w:ilvl="0" w:tentative="0">
      <w:start w:val="1"/>
      <w:numFmt w:val="decimal"/>
      <w:lvlText w:val="%1、"/>
      <w:lvlJc w:val="left"/>
      <w:pPr>
        <w:ind w:left="900" w:hanging="360"/>
      </w:pPr>
      <w:rPr>
        <w:rFonts w:hint="default"/>
      </w:rPr>
    </w:lvl>
    <w:lvl w:ilvl="1" w:tentative="0">
      <w:start w:val="1"/>
      <w:numFmt w:val="lowerLetter"/>
      <w:lvlText w:val="%2)"/>
      <w:lvlJc w:val="left"/>
      <w:pPr>
        <w:ind w:left="1380" w:hanging="420"/>
      </w:pPr>
    </w:lvl>
    <w:lvl w:ilvl="2" w:tentative="0">
      <w:start w:val="1"/>
      <w:numFmt w:val="lowerRoman"/>
      <w:lvlText w:val="%3."/>
      <w:lvlJc w:val="right"/>
      <w:pPr>
        <w:ind w:left="1800" w:hanging="420"/>
      </w:pPr>
    </w:lvl>
    <w:lvl w:ilvl="3" w:tentative="0">
      <w:start w:val="1"/>
      <w:numFmt w:val="decimal"/>
      <w:lvlText w:val="%4."/>
      <w:lvlJc w:val="left"/>
      <w:pPr>
        <w:ind w:left="2220" w:hanging="420"/>
      </w:pPr>
    </w:lvl>
    <w:lvl w:ilvl="4" w:tentative="0">
      <w:start w:val="1"/>
      <w:numFmt w:val="lowerLetter"/>
      <w:lvlText w:val="%5)"/>
      <w:lvlJc w:val="left"/>
      <w:pPr>
        <w:ind w:left="2640" w:hanging="420"/>
      </w:pPr>
    </w:lvl>
    <w:lvl w:ilvl="5" w:tentative="0">
      <w:start w:val="1"/>
      <w:numFmt w:val="lowerRoman"/>
      <w:lvlText w:val="%6."/>
      <w:lvlJc w:val="right"/>
      <w:pPr>
        <w:ind w:left="3060" w:hanging="420"/>
      </w:pPr>
    </w:lvl>
    <w:lvl w:ilvl="6" w:tentative="0">
      <w:start w:val="1"/>
      <w:numFmt w:val="decimal"/>
      <w:lvlText w:val="%7."/>
      <w:lvlJc w:val="left"/>
      <w:pPr>
        <w:ind w:left="3480" w:hanging="420"/>
      </w:pPr>
    </w:lvl>
    <w:lvl w:ilvl="7" w:tentative="0">
      <w:start w:val="1"/>
      <w:numFmt w:val="lowerLetter"/>
      <w:lvlText w:val="%8)"/>
      <w:lvlJc w:val="left"/>
      <w:pPr>
        <w:ind w:left="3900" w:hanging="420"/>
      </w:pPr>
    </w:lvl>
    <w:lvl w:ilvl="8" w:tentative="0">
      <w:start w:val="1"/>
      <w:numFmt w:val="lowerRoman"/>
      <w:lvlText w:val="%9."/>
      <w:lvlJc w:val="right"/>
      <w:pPr>
        <w:ind w:left="4320" w:hanging="420"/>
      </w:pPr>
    </w:lvl>
  </w:abstractNum>
  <w:abstractNum w:abstractNumId="3">
    <w:nsid w:val="03987C66"/>
    <w:multiLevelType w:val="multilevel"/>
    <w:tmpl w:val="03987C6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
    <w:nsid w:val="045E36D8"/>
    <w:multiLevelType w:val="multilevel"/>
    <w:tmpl w:val="045E36D8"/>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EA63745"/>
    <w:multiLevelType w:val="multilevel"/>
    <w:tmpl w:val="0EA63745"/>
    <w:lvl w:ilvl="0" w:tentative="0">
      <w:start w:val="1"/>
      <w:numFmt w:val="decimal"/>
      <w:lvlText w:val="%1、"/>
      <w:lvlJc w:val="left"/>
      <w:pPr>
        <w:ind w:left="780" w:hanging="360"/>
      </w:pPr>
      <w:rPr>
        <w:rFonts w:hint="default"/>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F1D77D1"/>
    <w:multiLevelType w:val="singleLevel"/>
    <w:tmpl w:val="0F1D77D1"/>
    <w:lvl w:ilvl="0" w:tentative="0">
      <w:start w:val="1"/>
      <w:numFmt w:val="bullet"/>
      <w:pStyle w:val="14"/>
      <w:lvlText w:val=""/>
      <w:lvlJc w:val="left"/>
      <w:pPr>
        <w:tabs>
          <w:tab w:val="left" w:pos="360"/>
        </w:tabs>
        <w:ind w:left="360" w:hanging="360"/>
      </w:pPr>
      <w:rPr>
        <w:rFonts w:hint="default" w:ascii="@等线 Light" w:hAnsi="@等线 Light"/>
      </w:rPr>
    </w:lvl>
  </w:abstractNum>
  <w:abstractNum w:abstractNumId="7">
    <w:nsid w:val="133F1B6E"/>
    <w:multiLevelType w:val="singleLevel"/>
    <w:tmpl w:val="133F1B6E"/>
    <w:lvl w:ilvl="0" w:tentative="0">
      <w:start w:val="1"/>
      <w:numFmt w:val="bullet"/>
      <w:pStyle w:val="35"/>
      <w:lvlText w:val=""/>
      <w:lvlJc w:val="left"/>
      <w:pPr>
        <w:tabs>
          <w:tab w:val="left" w:pos="864"/>
        </w:tabs>
        <w:ind w:left="864" w:hanging="432"/>
      </w:pPr>
      <w:rPr>
        <w:rFonts w:hint="default" w:ascii="等线 Light" w:hAnsi="等线 Light"/>
        <w:sz w:val="16"/>
      </w:rPr>
    </w:lvl>
  </w:abstractNum>
  <w:abstractNum w:abstractNumId="8">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9">
    <w:nsid w:val="14884B3B"/>
    <w:multiLevelType w:val="multilevel"/>
    <w:tmpl w:val="14884B3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174C6368"/>
    <w:multiLevelType w:val="multilevel"/>
    <w:tmpl w:val="174C6368"/>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17A70CCB"/>
    <w:multiLevelType w:val="multilevel"/>
    <w:tmpl w:val="17A70CCB"/>
    <w:lvl w:ilvl="0" w:tentative="0">
      <w:start w:val="1"/>
      <w:numFmt w:val="bullet"/>
      <w:pStyle w:val="237"/>
      <w:lvlText w:val=""/>
      <w:lvlJc w:val="left"/>
      <w:pPr>
        <w:tabs>
          <w:tab w:val="left" w:pos="620"/>
        </w:tabs>
        <w:ind w:left="620" w:hanging="420"/>
      </w:pPr>
      <w:rPr>
        <w:rFonts w:hint="default" w:ascii="等线 Light" w:hAnsi="等线 Ligh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19515BA8"/>
    <w:multiLevelType w:val="multilevel"/>
    <w:tmpl w:val="19515BA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3">
    <w:nsid w:val="1A404C29"/>
    <w:multiLevelType w:val="multilevel"/>
    <w:tmpl w:val="1A404C2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1C1B6D34"/>
    <w:multiLevelType w:val="multilevel"/>
    <w:tmpl w:val="1C1B6D34"/>
    <w:lvl w:ilvl="0" w:tentative="0">
      <w:start w:val="4"/>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C6E4D76"/>
    <w:multiLevelType w:val="multilevel"/>
    <w:tmpl w:val="1C6E4D7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6">
    <w:nsid w:val="220851AE"/>
    <w:multiLevelType w:val="multilevel"/>
    <w:tmpl w:val="220851A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7">
    <w:nsid w:val="231E75DF"/>
    <w:multiLevelType w:val="singleLevel"/>
    <w:tmpl w:val="231E75DF"/>
    <w:lvl w:ilvl="0" w:tentative="0">
      <w:start w:val="1"/>
      <w:numFmt w:val="decimal"/>
      <w:lvlText w:val="%1)"/>
      <w:lvlJc w:val="left"/>
      <w:pPr>
        <w:ind w:left="425" w:hanging="425"/>
      </w:pPr>
      <w:rPr>
        <w:rFonts w:hint="default"/>
      </w:rPr>
    </w:lvl>
  </w:abstractNum>
  <w:abstractNum w:abstractNumId="18">
    <w:nsid w:val="2B1D297B"/>
    <w:multiLevelType w:val="multilevel"/>
    <w:tmpl w:val="2B1D297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9">
    <w:nsid w:val="2ECE603C"/>
    <w:multiLevelType w:val="singleLevel"/>
    <w:tmpl w:val="2ECE603C"/>
    <w:lvl w:ilvl="0" w:tentative="0">
      <w:start w:val="1"/>
      <w:numFmt w:val="bullet"/>
      <w:pStyle w:val="229"/>
      <w:lvlText w:val=""/>
      <w:lvlJc w:val="left"/>
      <w:pPr>
        <w:tabs>
          <w:tab w:val="left" w:pos="720"/>
        </w:tabs>
        <w:ind w:left="720" w:hanging="360"/>
      </w:pPr>
      <w:rPr>
        <w:rFonts w:hint="default" w:ascii="等线 Light" w:hAnsi="等线 Light"/>
      </w:rPr>
    </w:lvl>
  </w:abstractNum>
  <w:abstractNum w:abstractNumId="20">
    <w:nsid w:val="2FCA16D4"/>
    <w:multiLevelType w:val="multilevel"/>
    <w:tmpl w:val="2FCA16D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1">
    <w:nsid w:val="30D10294"/>
    <w:multiLevelType w:val="multilevel"/>
    <w:tmpl w:val="30D1029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2">
    <w:nsid w:val="32E52AD5"/>
    <w:multiLevelType w:val="multilevel"/>
    <w:tmpl w:val="32E52AD5"/>
    <w:lvl w:ilvl="0" w:tentative="0">
      <w:start w:val="1"/>
      <w:numFmt w:val="bullet"/>
      <w:lvlText w:val=""/>
      <w:lvlJc w:val="left"/>
      <w:pPr>
        <w:ind w:left="1200" w:hanging="420"/>
      </w:pPr>
      <w:rPr>
        <w:rFonts w:hint="default" w:ascii="Wingdings" w:hAnsi="Wingdings"/>
        <w:color w:val="auto"/>
      </w:rPr>
    </w:lvl>
    <w:lvl w:ilvl="1" w:tentative="0">
      <w:start w:val="1"/>
      <w:numFmt w:val="bullet"/>
      <w:lvlText w:val=""/>
      <w:lvlJc w:val="left"/>
      <w:pPr>
        <w:ind w:left="1620" w:hanging="420"/>
      </w:pPr>
      <w:rPr>
        <w:rFonts w:hint="default" w:ascii="Wingdings" w:hAnsi="Wingdings"/>
      </w:rPr>
    </w:lvl>
    <w:lvl w:ilvl="2" w:tentative="0">
      <w:start w:val="1"/>
      <w:numFmt w:val="bullet"/>
      <w:lvlText w:val=""/>
      <w:lvlJc w:val="left"/>
      <w:pPr>
        <w:ind w:left="2040" w:hanging="420"/>
      </w:pPr>
      <w:rPr>
        <w:rFonts w:hint="default" w:ascii="Wingdings" w:hAnsi="Wingdings"/>
      </w:rPr>
    </w:lvl>
    <w:lvl w:ilvl="3" w:tentative="0">
      <w:start w:val="1"/>
      <w:numFmt w:val="bullet"/>
      <w:lvlText w:val=""/>
      <w:lvlJc w:val="left"/>
      <w:pPr>
        <w:ind w:left="2460" w:hanging="420"/>
      </w:pPr>
      <w:rPr>
        <w:rFonts w:hint="default" w:ascii="Wingdings" w:hAnsi="Wingdings"/>
      </w:rPr>
    </w:lvl>
    <w:lvl w:ilvl="4" w:tentative="0">
      <w:start w:val="1"/>
      <w:numFmt w:val="bullet"/>
      <w:lvlText w:val=""/>
      <w:lvlJc w:val="left"/>
      <w:pPr>
        <w:ind w:left="2880" w:hanging="420"/>
      </w:pPr>
      <w:rPr>
        <w:rFonts w:hint="default" w:ascii="Wingdings" w:hAnsi="Wingdings"/>
      </w:rPr>
    </w:lvl>
    <w:lvl w:ilvl="5" w:tentative="0">
      <w:start w:val="1"/>
      <w:numFmt w:val="bullet"/>
      <w:lvlText w:val=""/>
      <w:lvlJc w:val="left"/>
      <w:pPr>
        <w:ind w:left="3300" w:hanging="420"/>
      </w:pPr>
      <w:rPr>
        <w:rFonts w:hint="default" w:ascii="Wingdings" w:hAnsi="Wingdings"/>
      </w:rPr>
    </w:lvl>
    <w:lvl w:ilvl="6" w:tentative="0">
      <w:start w:val="1"/>
      <w:numFmt w:val="bullet"/>
      <w:lvlText w:val=""/>
      <w:lvlJc w:val="left"/>
      <w:pPr>
        <w:ind w:left="3720" w:hanging="420"/>
      </w:pPr>
      <w:rPr>
        <w:rFonts w:hint="default" w:ascii="Wingdings" w:hAnsi="Wingdings"/>
      </w:rPr>
    </w:lvl>
    <w:lvl w:ilvl="7" w:tentative="0">
      <w:start w:val="1"/>
      <w:numFmt w:val="bullet"/>
      <w:lvlText w:val=""/>
      <w:lvlJc w:val="left"/>
      <w:pPr>
        <w:ind w:left="4140" w:hanging="420"/>
      </w:pPr>
      <w:rPr>
        <w:rFonts w:hint="default" w:ascii="Wingdings" w:hAnsi="Wingdings"/>
      </w:rPr>
    </w:lvl>
    <w:lvl w:ilvl="8" w:tentative="0">
      <w:start w:val="1"/>
      <w:numFmt w:val="bullet"/>
      <w:lvlText w:val=""/>
      <w:lvlJc w:val="left"/>
      <w:pPr>
        <w:ind w:left="4560" w:hanging="420"/>
      </w:pPr>
      <w:rPr>
        <w:rFonts w:hint="default" w:ascii="Wingdings" w:hAnsi="Wingdings"/>
      </w:rPr>
    </w:lvl>
  </w:abstractNum>
  <w:abstractNum w:abstractNumId="23">
    <w:nsid w:val="332C6066"/>
    <w:multiLevelType w:val="multilevel"/>
    <w:tmpl w:val="332C606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3F46783"/>
    <w:multiLevelType w:val="multilevel"/>
    <w:tmpl w:val="33F4678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39BF0A78"/>
    <w:multiLevelType w:val="multilevel"/>
    <w:tmpl w:val="39BF0A78"/>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6">
    <w:nsid w:val="3AF45A19"/>
    <w:multiLevelType w:val="multilevel"/>
    <w:tmpl w:val="3AF45A1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3B8B7AC7"/>
    <w:multiLevelType w:val="multilevel"/>
    <w:tmpl w:val="3B8B7AC7"/>
    <w:lvl w:ilvl="0" w:tentative="0">
      <w:start w:val="1"/>
      <w:numFmt w:val="decimal"/>
      <w:suff w:val="nothing"/>
      <w:lvlText w:val="第%1章 "/>
      <w:lvlJc w:val="left"/>
      <w:pPr>
        <w:ind w:left="0" w:firstLine="0"/>
      </w:pPr>
      <w:rPr>
        <w:rFonts w:hint="eastAsia"/>
      </w:rPr>
    </w:lvl>
    <w:lvl w:ilvl="1" w:tentative="0">
      <w:start w:val="1"/>
      <w:numFmt w:val="decimal"/>
      <w:suff w:val="nothing"/>
      <w:lvlText w:val="%1.%2 "/>
      <w:lvlJc w:val="left"/>
      <w:pPr>
        <w:ind w:left="0" w:firstLine="0"/>
      </w:pPr>
      <w:rPr>
        <w:rFonts w:hint="eastAsia"/>
      </w:rPr>
    </w:lvl>
    <w:lvl w:ilvl="2" w:tentative="0">
      <w:start w:val="1"/>
      <w:numFmt w:val="decimal"/>
      <w:suff w:val="nothing"/>
      <w:lvlText w:val="%1.%2.%3 "/>
      <w:lvlJc w:val="left"/>
      <w:pPr>
        <w:ind w:left="0" w:firstLine="0"/>
      </w:pPr>
      <w:rPr>
        <w:rFonts w:hint="eastAsia"/>
      </w:rPr>
    </w:lvl>
    <w:lvl w:ilvl="3" w:tentative="0">
      <w:start w:val="1"/>
      <w:numFmt w:val="decimal"/>
      <w:suff w:val="nothing"/>
      <w:lvlText w:val="%1.%2.%3.%4 "/>
      <w:lvlJc w:val="left"/>
      <w:pPr>
        <w:ind w:left="0" w:firstLine="0"/>
      </w:pPr>
      <w:rPr>
        <w:rFonts w:hint="eastAsia"/>
      </w:rPr>
    </w:lvl>
    <w:lvl w:ilvl="4" w:tentative="0">
      <w:start w:val="1"/>
      <w:numFmt w:val="decimal"/>
      <w:suff w:val="nothing"/>
      <w:lvlText w:val="%1.%2.%3.%4.%5 "/>
      <w:lvlJc w:val="left"/>
      <w:pPr>
        <w:ind w:left="0" w:firstLine="0"/>
      </w:pPr>
      <w:rPr>
        <w:rFonts w:hint="eastAsia"/>
      </w:rPr>
    </w:lvl>
    <w:lvl w:ilvl="5" w:tentative="0">
      <w:start w:val="1"/>
      <w:numFmt w:val="decimal"/>
      <w:suff w:val="nothing"/>
      <w:lvlText w:val="%1.%2.%3.%4.%5.%6 "/>
      <w:lvlJc w:val="left"/>
      <w:pPr>
        <w:ind w:left="0" w:firstLine="0"/>
      </w:pPr>
      <w:rPr>
        <w:rFonts w:hint="eastAsia"/>
      </w:rPr>
    </w:lvl>
    <w:lvl w:ilvl="6" w:tentative="0">
      <w:start w:val="1"/>
      <w:numFmt w:val="decimal"/>
      <w:pStyle w:val="269"/>
      <w:suff w:val="nothing"/>
      <w:lvlText w:val="%7. "/>
      <w:lvlJc w:val="left"/>
      <w:pPr>
        <w:ind w:left="0" w:firstLine="0"/>
      </w:pPr>
      <w:rPr>
        <w:rFonts w:hint="eastAsia"/>
      </w:rPr>
    </w:lvl>
    <w:lvl w:ilvl="7" w:tentative="0">
      <w:start w:val="1"/>
      <w:numFmt w:val="decimal"/>
      <w:pStyle w:val="325"/>
      <w:suff w:val="nothing"/>
      <w:lvlText w:val="%8). "/>
      <w:lvlJc w:val="left"/>
      <w:pPr>
        <w:ind w:left="0" w:firstLine="0"/>
      </w:pPr>
      <w:rPr>
        <w:rFonts w:hint="eastAsia"/>
      </w:rPr>
    </w:lvl>
    <w:lvl w:ilvl="8" w:tentative="0">
      <w:start w:val="1"/>
      <w:numFmt w:val="upperLetter"/>
      <w:pStyle w:val="288"/>
      <w:suff w:val="nothing"/>
      <w:lvlText w:val="%9. "/>
      <w:lvlJc w:val="left"/>
      <w:pPr>
        <w:ind w:left="0" w:firstLine="0"/>
      </w:pPr>
      <w:rPr>
        <w:rFonts w:hint="eastAsia"/>
      </w:rPr>
    </w:lvl>
  </w:abstractNum>
  <w:abstractNum w:abstractNumId="28">
    <w:nsid w:val="3CEE2B56"/>
    <w:multiLevelType w:val="multilevel"/>
    <w:tmpl w:val="3CEE2B5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54D4CD0"/>
    <w:multiLevelType w:val="multilevel"/>
    <w:tmpl w:val="454D4CD0"/>
    <w:lvl w:ilvl="0" w:tentative="0">
      <w:start w:val="1"/>
      <w:numFmt w:val="bullet"/>
      <w:lvlText w:val=""/>
      <w:lvlJc w:val="left"/>
      <w:pPr>
        <w:ind w:left="1260" w:hanging="420"/>
      </w:pPr>
      <w:rPr>
        <w:rFonts w:hint="default" w:ascii="Wingdings" w:hAnsi="Wingdings"/>
        <w:color w:val="000000"/>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30">
    <w:nsid w:val="46FA2185"/>
    <w:multiLevelType w:val="multilevel"/>
    <w:tmpl w:val="46FA2185"/>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31">
    <w:nsid w:val="4CFC18A1"/>
    <w:multiLevelType w:val="multilevel"/>
    <w:tmpl w:val="4CFC18A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2">
    <w:nsid w:val="4D7B3559"/>
    <w:multiLevelType w:val="singleLevel"/>
    <w:tmpl w:val="4D7B3559"/>
    <w:lvl w:ilvl="0" w:tentative="0">
      <w:start w:val="1"/>
      <w:numFmt w:val="decimal"/>
      <w:lvlText w:val="%1)"/>
      <w:lvlJc w:val="left"/>
      <w:pPr>
        <w:ind w:left="425" w:hanging="425"/>
      </w:pPr>
      <w:rPr>
        <w:rFonts w:hint="default"/>
      </w:rPr>
    </w:lvl>
  </w:abstractNum>
  <w:abstractNum w:abstractNumId="33">
    <w:nsid w:val="4E7107F0"/>
    <w:multiLevelType w:val="multilevel"/>
    <w:tmpl w:val="4E7107F0"/>
    <w:lvl w:ilvl="0" w:tentative="0">
      <w:start w:val="1"/>
      <w:numFmt w:val="bullet"/>
      <w:pStyle w:val="323"/>
      <w:lvlText w:val=""/>
      <w:lvlJc w:val="left"/>
      <w:pPr>
        <w:tabs>
          <w:tab w:val="left" w:pos="520"/>
        </w:tabs>
        <w:ind w:left="520" w:hanging="420"/>
      </w:pPr>
      <w:rPr>
        <w:rFonts w:hint="default" w:ascii="等线 Light" w:hAnsi="等线 Light"/>
      </w:rPr>
    </w:lvl>
    <w:lvl w:ilvl="1" w:tentative="0">
      <w:start w:val="1"/>
      <w:numFmt w:val="decimal"/>
      <w:suff w:val="nothing"/>
      <w:lvlText w:val="%2.%1 "/>
      <w:lvlJc w:val="left"/>
      <w:pPr>
        <w:ind w:left="420" w:firstLine="0"/>
      </w:pPr>
      <w:rPr>
        <w:rFonts w:hint="eastAsia"/>
      </w:rPr>
    </w:lvl>
    <w:lvl w:ilvl="2" w:tentative="0">
      <w:start w:val="1"/>
      <w:numFmt w:val="decimal"/>
      <w:suff w:val="nothing"/>
      <w:lvlText w:val="%1.%2.%3 "/>
      <w:lvlJc w:val="left"/>
      <w:pPr>
        <w:ind w:left="420" w:firstLine="0"/>
      </w:pPr>
      <w:rPr>
        <w:rFonts w:hint="eastAsia"/>
      </w:rPr>
    </w:lvl>
    <w:lvl w:ilvl="3" w:tentative="0">
      <w:start w:val="1"/>
      <w:numFmt w:val="decimal"/>
      <w:suff w:val="nothing"/>
      <w:lvlText w:val="%1.%2.%3.%4 "/>
      <w:lvlJc w:val="left"/>
      <w:pPr>
        <w:ind w:left="420" w:firstLine="0"/>
      </w:pPr>
      <w:rPr>
        <w:rFonts w:hint="eastAsia"/>
      </w:rPr>
    </w:lvl>
    <w:lvl w:ilvl="4" w:tentative="0">
      <w:start w:val="1"/>
      <w:numFmt w:val="decimal"/>
      <w:suff w:val="nothing"/>
      <w:lvlText w:val="%1.%2.%3.%4.%5 "/>
      <w:lvlJc w:val="left"/>
      <w:pPr>
        <w:ind w:left="420" w:firstLine="0"/>
      </w:pPr>
      <w:rPr>
        <w:rFonts w:hint="eastAsia"/>
      </w:rPr>
    </w:lvl>
    <w:lvl w:ilvl="5" w:tentative="0">
      <w:start w:val="1"/>
      <w:numFmt w:val="decimal"/>
      <w:suff w:val="nothing"/>
      <w:lvlText w:val="%1.%2.%3.%4.%5.%6 "/>
      <w:lvlJc w:val="left"/>
      <w:pPr>
        <w:ind w:left="420" w:firstLine="0"/>
      </w:pPr>
      <w:rPr>
        <w:rFonts w:hint="eastAsia"/>
      </w:rPr>
    </w:lvl>
    <w:lvl w:ilvl="6" w:tentative="0">
      <w:start w:val="1"/>
      <w:numFmt w:val="decimal"/>
      <w:suff w:val="nothing"/>
      <w:lvlText w:val="%7."/>
      <w:lvlJc w:val="left"/>
      <w:pPr>
        <w:ind w:left="420" w:firstLine="0"/>
      </w:pPr>
      <w:rPr>
        <w:rFonts w:hint="eastAsia"/>
      </w:rPr>
    </w:lvl>
    <w:lvl w:ilvl="7" w:tentative="0">
      <w:start w:val="1"/>
      <w:numFmt w:val="none"/>
      <w:suff w:val="nothing"/>
      <w:lvlText w:val=""/>
      <w:lvlJc w:val="left"/>
      <w:pPr>
        <w:ind w:left="420" w:firstLine="0"/>
      </w:pPr>
      <w:rPr>
        <w:rFonts w:hint="eastAsia"/>
      </w:rPr>
    </w:lvl>
    <w:lvl w:ilvl="8" w:tentative="0">
      <w:start w:val="1"/>
      <w:numFmt w:val="none"/>
      <w:suff w:val="nothing"/>
      <w:lvlText w:val=""/>
      <w:lvlJc w:val="left"/>
      <w:pPr>
        <w:ind w:left="420" w:firstLine="0"/>
      </w:pPr>
      <w:rPr>
        <w:rFonts w:hint="eastAsia"/>
      </w:rPr>
    </w:lvl>
  </w:abstractNum>
  <w:abstractNum w:abstractNumId="34">
    <w:nsid w:val="51CB1821"/>
    <w:multiLevelType w:val="multilevel"/>
    <w:tmpl w:val="51CB1821"/>
    <w:lvl w:ilvl="0" w:tentative="0">
      <w:start w:val="1"/>
      <w:numFmt w:val="japaneseCounting"/>
      <w:lvlText w:val="%1、"/>
      <w:lvlJc w:val="left"/>
      <w:pPr>
        <w:ind w:left="872" w:hanging="45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5">
    <w:nsid w:val="5495164A"/>
    <w:multiLevelType w:val="multilevel"/>
    <w:tmpl w:val="5495164A"/>
    <w:lvl w:ilvl="0" w:tentative="0">
      <w:start w:val="1"/>
      <w:numFmt w:val="bullet"/>
      <w:pStyle w:val="277"/>
      <w:lvlText w:val=""/>
      <w:lvlJc w:val="left"/>
      <w:pPr>
        <w:tabs>
          <w:tab w:val="left" w:pos="820"/>
        </w:tabs>
        <w:ind w:left="820" w:hanging="420"/>
      </w:pPr>
      <w:rPr>
        <w:rFonts w:hint="default" w:ascii="等线 Light" w:hAnsi="等线 Ligh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6">
    <w:nsid w:val="58D53CF4"/>
    <w:multiLevelType w:val="multilevel"/>
    <w:tmpl w:val="58D53CF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7">
    <w:nsid w:val="5BA91C93"/>
    <w:multiLevelType w:val="multilevel"/>
    <w:tmpl w:val="5BA91C93"/>
    <w:lvl w:ilvl="0" w:tentative="0">
      <w:start w:val="1"/>
      <w:numFmt w:val="decimal"/>
      <w:pStyle w:val="297"/>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418"/>
        </w:tabs>
        <w:ind w:left="567" w:hanging="567"/>
      </w:pPr>
      <w:rPr>
        <w:rFonts w:hint="eastAsia"/>
      </w:rPr>
    </w:lvl>
    <w:lvl w:ilvl="3" w:tentative="0">
      <w:start w:val="1"/>
      <w:numFmt w:val="decimal"/>
      <w:lvlText w:val="%1.%2.%3.%4"/>
      <w:lvlJc w:val="left"/>
      <w:pPr>
        <w:tabs>
          <w:tab w:val="left" w:pos="1560"/>
        </w:tabs>
        <w:ind w:left="1560"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8">
    <w:nsid w:val="621D3DF3"/>
    <w:multiLevelType w:val="multilevel"/>
    <w:tmpl w:val="621D3DF3"/>
    <w:lvl w:ilvl="0" w:tentative="0">
      <w:start w:val="1"/>
      <w:numFmt w:val="bullet"/>
      <w:pStyle w:val="25"/>
      <w:lvlText w:val=""/>
      <w:lvlJc w:val="left"/>
      <w:pPr>
        <w:tabs>
          <w:tab w:val="left" w:pos="720"/>
        </w:tabs>
        <w:ind w:left="720" w:hanging="420"/>
      </w:pPr>
      <w:rPr>
        <w:rFonts w:hint="default" w:ascii="等线 Light" w:hAnsi="等线 Ligh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62D84310"/>
    <w:multiLevelType w:val="multilevel"/>
    <w:tmpl w:val="62D84310"/>
    <w:lvl w:ilvl="0" w:tentative="0">
      <w:start w:val="1"/>
      <w:numFmt w:val="lowerLetter"/>
      <w:lvlText w:val="%1."/>
      <w:lvlJc w:val="left"/>
      <w:pPr>
        <w:ind w:left="842" w:hanging="42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40">
    <w:nsid w:val="63BA213C"/>
    <w:multiLevelType w:val="multilevel"/>
    <w:tmpl w:val="63BA213C"/>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A644D4A"/>
    <w:multiLevelType w:val="multilevel"/>
    <w:tmpl w:val="6A644D4A"/>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2">
    <w:nsid w:val="6C4C7581"/>
    <w:multiLevelType w:val="singleLevel"/>
    <w:tmpl w:val="6C4C7581"/>
    <w:lvl w:ilvl="0" w:tentative="0">
      <w:start w:val="1"/>
      <w:numFmt w:val="decimal"/>
      <w:lvlText w:val="%1)"/>
      <w:lvlJc w:val="left"/>
      <w:pPr>
        <w:ind w:left="425" w:hanging="425"/>
      </w:pPr>
      <w:rPr>
        <w:rFonts w:hint="default"/>
      </w:rPr>
    </w:lvl>
  </w:abstractNum>
  <w:abstractNum w:abstractNumId="43">
    <w:nsid w:val="6CA673F0"/>
    <w:multiLevelType w:val="multilevel"/>
    <w:tmpl w:val="6CA673F0"/>
    <w:lvl w:ilvl="0" w:tentative="0">
      <w:start w:val="1"/>
      <w:numFmt w:val="decimal"/>
      <w:lvlText w:val="%1."/>
      <w:lvlJc w:val="left"/>
      <w:pPr>
        <w:ind w:left="795" w:hanging="360"/>
      </w:pPr>
      <w:rPr>
        <w:rFonts w:hint="default"/>
      </w:rPr>
    </w:lvl>
    <w:lvl w:ilvl="1" w:tentative="0">
      <w:start w:val="1"/>
      <w:numFmt w:val="lowerLetter"/>
      <w:lvlText w:val="%2)"/>
      <w:lvlJc w:val="left"/>
      <w:pPr>
        <w:ind w:left="1275" w:hanging="420"/>
      </w:pPr>
    </w:lvl>
    <w:lvl w:ilvl="2" w:tentative="0">
      <w:start w:val="1"/>
      <w:numFmt w:val="lowerRoman"/>
      <w:lvlText w:val="%3."/>
      <w:lvlJc w:val="right"/>
      <w:pPr>
        <w:ind w:left="1695" w:hanging="420"/>
      </w:pPr>
    </w:lvl>
    <w:lvl w:ilvl="3" w:tentative="0">
      <w:start w:val="1"/>
      <w:numFmt w:val="decimal"/>
      <w:lvlText w:val="%4."/>
      <w:lvlJc w:val="left"/>
      <w:pPr>
        <w:ind w:left="2115" w:hanging="420"/>
      </w:pPr>
    </w:lvl>
    <w:lvl w:ilvl="4" w:tentative="0">
      <w:start w:val="1"/>
      <w:numFmt w:val="lowerLetter"/>
      <w:lvlText w:val="%5)"/>
      <w:lvlJc w:val="left"/>
      <w:pPr>
        <w:ind w:left="2535" w:hanging="420"/>
      </w:pPr>
    </w:lvl>
    <w:lvl w:ilvl="5" w:tentative="0">
      <w:start w:val="1"/>
      <w:numFmt w:val="lowerRoman"/>
      <w:lvlText w:val="%6."/>
      <w:lvlJc w:val="right"/>
      <w:pPr>
        <w:ind w:left="2955" w:hanging="420"/>
      </w:pPr>
    </w:lvl>
    <w:lvl w:ilvl="6" w:tentative="0">
      <w:start w:val="1"/>
      <w:numFmt w:val="decimal"/>
      <w:lvlText w:val="%7."/>
      <w:lvlJc w:val="left"/>
      <w:pPr>
        <w:ind w:left="3375" w:hanging="420"/>
      </w:pPr>
    </w:lvl>
    <w:lvl w:ilvl="7" w:tentative="0">
      <w:start w:val="1"/>
      <w:numFmt w:val="lowerLetter"/>
      <w:lvlText w:val="%8)"/>
      <w:lvlJc w:val="left"/>
      <w:pPr>
        <w:ind w:left="3795" w:hanging="420"/>
      </w:pPr>
    </w:lvl>
    <w:lvl w:ilvl="8" w:tentative="0">
      <w:start w:val="1"/>
      <w:numFmt w:val="lowerRoman"/>
      <w:lvlText w:val="%9."/>
      <w:lvlJc w:val="right"/>
      <w:pPr>
        <w:ind w:left="4215" w:hanging="420"/>
      </w:pPr>
    </w:lvl>
  </w:abstractNum>
  <w:abstractNum w:abstractNumId="44">
    <w:nsid w:val="6CB7083D"/>
    <w:multiLevelType w:val="multilevel"/>
    <w:tmpl w:val="6CB7083D"/>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45">
    <w:nsid w:val="6DA93955"/>
    <w:multiLevelType w:val="multilevel"/>
    <w:tmpl w:val="6DA93955"/>
    <w:lvl w:ilvl="0" w:tentative="0">
      <w:start w:val="1"/>
      <w:numFmt w:val="bullet"/>
      <w:lvlText w:val=""/>
      <w:lvlJc w:val="left"/>
      <w:pPr>
        <w:tabs>
          <w:tab w:val="left" w:pos="874"/>
        </w:tabs>
        <w:ind w:left="874" w:hanging="420"/>
      </w:pPr>
      <w:rPr>
        <w:rFonts w:hint="default" w:ascii="等线 Light" w:hAnsi="等线 Light"/>
      </w:rPr>
    </w:lvl>
    <w:lvl w:ilvl="1" w:tentative="0">
      <w:start w:val="1"/>
      <w:numFmt w:val="bullet"/>
      <w:lvlText w:val=""/>
      <w:lvlJc w:val="left"/>
      <w:pPr>
        <w:tabs>
          <w:tab w:val="left" w:pos="1294"/>
        </w:tabs>
        <w:ind w:left="1294" w:hanging="420"/>
      </w:pPr>
      <w:rPr>
        <w:rFonts w:hint="default" w:ascii="等线 Light" w:hAnsi="等线 Light"/>
      </w:rPr>
    </w:lvl>
    <w:lvl w:ilvl="2" w:tentative="0">
      <w:start w:val="1"/>
      <w:numFmt w:val="bullet"/>
      <w:lvlText w:val=""/>
      <w:lvlJc w:val="left"/>
      <w:pPr>
        <w:tabs>
          <w:tab w:val="left" w:pos="1714"/>
        </w:tabs>
        <w:ind w:left="1714" w:hanging="420"/>
      </w:pPr>
      <w:rPr>
        <w:rFonts w:hint="default" w:ascii="等线 Light" w:hAnsi="等线 Light"/>
      </w:rPr>
    </w:lvl>
    <w:lvl w:ilvl="3" w:tentative="0">
      <w:start w:val="1"/>
      <w:numFmt w:val="bullet"/>
      <w:lvlText w:val=""/>
      <w:lvlJc w:val="left"/>
      <w:pPr>
        <w:tabs>
          <w:tab w:val="left" w:pos="2134"/>
        </w:tabs>
        <w:ind w:left="2134" w:hanging="420"/>
      </w:pPr>
      <w:rPr>
        <w:rFonts w:hint="default" w:ascii="等线 Light" w:hAnsi="等线 Light"/>
      </w:rPr>
    </w:lvl>
    <w:lvl w:ilvl="4" w:tentative="0">
      <w:start w:val="1"/>
      <w:numFmt w:val="bullet"/>
      <w:lvlText w:val=""/>
      <w:lvlJc w:val="left"/>
      <w:pPr>
        <w:tabs>
          <w:tab w:val="left" w:pos="2554"/>
        </w:tabs>
        <w:ind w:left="2554" w:hanging="420"/>
      </w:pPr>
      <w:rPr>
        <w:rFonts w:hint="default" w:ascii="等线 Light" w:hAnsi="等线 Light"/>
      </w:rPr>
    </w:lvl>
    <w:lvl w:ilvl="5" w:tentative="0">
      <w:start w:val="1"/>
      <w:numFmt w:val="bullet"/>
      <w:lvlText w:val=""/>
      <w:lvlJc w:val="left"/>
      <w:pPr>
        <w:tabs>
          <w:tab w:val="left" w:pos="2974"/>
        </w:tabs>
        <w:ind w:left="2974" w:hanging="420"/>
      </w:pPr>
      <w:rPr>
        <w:rFonts w:hint="default" w:ascii="等线 Light" w:hAnsi="等线 Light"/>
      </w:rPr>
    </w:lvl>
    <w:lvl w:ilvl="6" w:tentative="0">
      <w:start w:val="1"/>
      <w:numFmt w:val="bullet"/>
      <w:lvlText w:val=""/>
      <w:lvlJc w:val="left"/>
      <w:pPr>
        <w:tabs>
          <w:tab w:val="left" w:pos="3394"/>
        </w:tabs>
        <w:ind w:left="3394" w:hanging="420"/>
      </w:pPr>
      <w:rPr>
        <w:rFonts w:hint="default" w:ascii="等线 Light" w:hAnsi="等线 Light"/>
      </w:rPr>
    </w:lvl>
    <w:lvl w:ilvl="7" w:tentative="0">
      <w:start w:val="1"/>
      <w:numFmt w:val="bullet"/>
      <w:lvlText w:val=""/>
      <w:lvlJc w:val="left"/>
      <w:pPr>
        <w:tabs>
          <w:tab w:val="left" w:pos="3814"/>
        </w:tabs>
        <w:ind w:left="3814" w:hanging="420"/>
      </w:pPr>
      <w:rPr>
        <w:rFonts w:hint="default" w:ascii="等线 Light" w:hAnsi="等线 Light"/>
      </w:rPr>
    </w:lvl>
    <w:lvl w:ilvl="8" w:tentative="0">
      <w:start w:val="1"/>
      <w:numFmt w:val="bullet"/>
      <w:lvlText w:val=""/>
      <w:lvlJc w:val="left"/>
      <w:pPr>
        <w:tabs>
          <w:tab w:val="left" w:pos="4234"/>
        </w:tabs>
        <w:ind w:left="4234" w:hanging="420"/>
      </w:pPr>
      <w:rPr>
        <w:rFonts w:hint="default" w:ascii="等线 Light" w:hAnsi="等线 Light"/>
      </w:rPr>
    </w:lvl>
  </w:abstractNum>
  <w:abstractNum w:abstractNumId="46">
    <w:nsid w:val="730F5FC0"/>
    <w:multiLevelType w:val="multilevel"/>
    <w:tmpl w:val="730F5FC0"/>
    <w:lvl w:ilvl="0" w:tentative="0">
      <w:start w:val="1"/>
      <w:numFmt w:val="bullet"/>
      <w:lvlText w:val=""/>
      <w:lvlJc w:val="left"/>
      <w:pPr>
        <w:ind w:left="1140" w:hanging="420"/>
      </w:pPr>
      <w:rPr>
        <w:rFonts w:hint="default" w:ascii="Wingdings" w:hAnsi="Wingdings"/>
        <w:color w:val="auto"/>
      </w:rPr>
    </w:lvl>
    <w:lvl w:ilvl="1" w:tentative="0">
      <w:start w:val="1"/>
      <w:numFmt w:val="bullet"/>
      <w:lvlText w:val=""/>
      <w:lvlJc w:val="left"/>
      <w:pPr>
        <w:ind w:left="1560" w:hanging="420"/>
      </w:pPr>
      <w:rPr>
        <w:rFonts w:hint="default" w:ascii="Wingdings" w:hAnsi="Wingdings"/>
      </w:rPr>
    </w:lvl>
    <w:lvl w:ilvl="2" w:tentative="0">
      <w:start w:val="1"/>
      <w:numFmt w:val="bullet"/>
      <w:lvlText w:val=""/>
      <w:lvlJc w:val="left"/>
      <w:pPr>
        <w:ind w:left="1980" w:hanging="420"/>
      </w:pPr>
      <w:rPr>
        <w:rFonts w:hint="default" w:ascii="Wingdings" w:hAnsi="Wingdings"/>
      </w:rPr>
    </w:lvl>
    <w:lvl w:ilvl="3" w:tentative="0">
      <w:start w:val="1"/>
      <w:numFmt w:val="bullet"/>
      <w:lvlText w:val=""/>
      <w:lvlJc w:val="left"/>
      <w:pPr>
        <w:ind w:left="2400" w:hanging="420"/>
      </w:pPr>
      <w:rPr>
        <w:rFonts w:hint="default" w:ascii="Wingdings" w:hAnsi="Wingdings"/>
      </w:rPr>
    </w:lvl>
    <w:lvl w:ilvl="4" w:tentative="0">
      <w:start w:val="1"/>
      <w:numFmt w:val="bullet"/>
      <w:lvlText w:val=""/>
      <w:lvlJc w:val="left"/>
      <w:pPr>
        <w:ind w:left="2820" w:hanging="420"/>
      </w:pPr>
      <w:rPr>
        <w:rFonts w:hint="default" w:ascii="Wingdings" w:hAnsi="Wingdings"/>
      </w:rPr>
    </w:lvl>
    <w:lvl w:ilvl="5" w:tentative="0">
      <w:start w:val="1"/>
      <w:numFmt w:val="bullet"/>
      <w:lvlText w:val=""/>
      <w:lvlJc w:val="left"/>
      <w:pPr>
        <w:ind w:left="3240" w:hanging="420"/>
      </w:pPr>
      <w:rPr>
        <w:rFonts w:hint="default" w:ascii="Wingdings" w:hAnsi="Wingdings"/>
      </w:rPr>
    </w:lvl>
    <w:lvl w:ilvl="6" w:tentative="0">
      <w:start w:val="1"/>
      <w:numFmt w:val="bullet"/>
      <w:lvlText w:val=""/>
      <w:lvlJc w:val="left"/>
      <w:pPr>
        <w:ind w:left="3660" w:hanging="420"/>
      </w:pPr>
      <w:rPr>
        <w:rFonts w:hint="default" w:ascii="Wingdings" w:hAnsi="Wingdings"/>
      </w:rPr>
    </w:lvl>
    <w:lvl w:ilvl="7" w:tentative="0">
      <w:start w:val="1"/>
      <w:numFmt w:val="bullet"/>
      <w:lvlText w:val=""/>
      <w:lvlJc w:val="left"/>
      <w:pPr>
        <w:ind w:left="4080" w:hanging="420"/>
      </w:pPr>
      <w:rPr>
        <w:rFonts w:hint="default" w:ascii="Wingdings" w:hAnsi="Wingdings"/>
      </w:rPr>
    </w:lvl>
    <w:lvl w:ilvl="8" w:tentative="0">
      <w:start w:val="1"/>
      <w:numFmt w:val="bullet"/>
      <w:lvlText w:val=""/>
      <w:lvlJc w:val="left"/>
      <w:pPr>
        <w:ind w:left="4500" w:hanging="420"/>
      </w:pPr>
      <w:rPr>
        <w:rFonts w:hint="default" w:ascii="Wingdings" w:hAnsi="Wingdings"/>
      </w:rPr>
    </w:lvl>
  </w:abstractNum>
  <w:abstractNum w:abstractNumId="47">
    <w:nsid w:val="745A61C4"/>
    <w:multiLevelType w:val="multilevel"/>
    <w:tmpl w:val="745A61C4"/>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75D002DA"/>
    <w:multiLevelType w:val="multilevel"/>
    <w:tmpl w:val="75D002DA"/>
    <w:lvl w:ilvl="0" w:tentative="0">
      <w:start w:val="1"/>
      <w:numFmt w:val="decimal"/>
      <w:lvlText w:val="%1."/>
      <w:lvlJc w:val="left"/>
      <w:pPr>
        <w:ind w:left="360" w:hanging="360"/>
      </w:pPr>
      <w:rPr>
        <w:rFonts w:hint="eastAsia"/>
      </w:rPr>
    </w:lvl>
    <w:lvl w:ilvl="1" w:tentative="0">
      <w:start w:val="1"/>
      <w:numFmt w:val="decimal"/>
      <w:suff w:val="space"/>
      <w:lvlText w:val="%1.%2"/>
      <w:lvlJc w:val="left"/>
      <w:pPr>
        <w:ind w:left="993" w:hanging="425"/>
      </w:pPr>
      <w:rPr>
        <w:rFonts w:hint="eastAsia" w:ascii="等线 Light" w:hAnsi="等线 Light" w:eastAsia="等线 Light"/>
      </w:rPr>
    </w:lvl>
    <w:lvl w:ilvl="2" w:tentative="0">
      <w:start w:val="1"/>
      <w:numFmt w:val="decimal"/>
      <w:suff w:val="space"/>
      <w:lvlText w:val="%1.%2.%3"/>
      <w:lvlJc w:val="left"/>
      <w:pPr>
        <w:ind w:left="567" w:hanging="425"/>
      </w:pPr>
      <w:rPr>
        <w:rFonts w:hint="eastAsia" w:ascii="等线 Light" w:hAnsi="等线 Light" w:eastAsia="等线 Light"/>
      </w:rPr>
    </w:lvl>
    <w:lvl w:ilvl="3" w:tentative="0">
      <w:start w:val="1"/>
      <w:numFmt w:val="decimal"/>
      <w:suff w:val="space"/>
      <w:lvlText w:val="%1.%2.%3.%4"/>
      <w:lvlJc w:val="left"/>
      <w:pPr>
        <w:ind w:left="2693" w:hanging="425"/>
      </w:pPr>
      <w:rPr>
        <w:rFonts w:hint="eastAsia" w:ascii="等线 Light" w:hAnsi="等线 Light" w:eastAsia="等线 Light"/>
      </w:rPr>
    </w:lvl>
    <w:lvl w:ilvl="4" w:tentative="0">
      <w:start w:val="1"/>
      <w:numFmt w:val="decimal"/>
      <w:suff w:val="space"/>
      <w:lvlText w:val="%1.%2.%3.%4.%5"/>
      <w:lvlJc w:val="left"/>
      <w:pPr>
        <w:ind w:left="1560" w:hanging="425"/>
      </w:pPr>
      <w:rPr>
        <w:rFonts w:hint="eastAsia"/>
      </w:rPr>
    </w:lvl>
    <w:lvl w:ilvl="5" w:tentative="0">
      <w:start w:val="1"/>
      <w:numFmt w:val="decimal"/>
      <w:suff w:val="space"/>
      <w:lvlText w:val="%1.%2.%3.%4.%5.%6"/>
      <w:lvlJc w:val="left"/>
      <w:pPr>
        <w:ind w:left="425" w:hanging="425"/>
      </w:pPr>
      <w:rPr>
        <w:rFonts w:hint="eastAsia"/>
      </w:rPr>
    </w:lvl>
    <w:lvl w:ilvl="6" w:tentative="0">
      <w:start w:val="1"/>
      <w:numFmt w:val="none"/>
      <w:suff w:val="space"/>
      <w:lvlText w:val=""/>
      <w:lvlJc w:val="left"/>
      <w:pPr>
        <w:ind w:left="425" w:hanging="425"/>
      </w:pPr>
      <w:rPr>
        <w:rFonts w:hint="eastAsia"/>
      </w:rPr>
    </w:lvl>
    <w:lvl w:ilvl="7" w:tentative="0">
      <w:start w:val="1"/>
      <w:numFmt w:val="none"/>
      <w:suff w:val="space"/>
      <w:lvlText w:val=""/>
      <w:lvlJc w:val="left"/>
      <w:pPr>
        <w:ind w:left="425" w:hanging="425"/>
      </w:pPr>
      <w:rPr>
        <w:rFonts w:hint="eastAsia"/>
      </w:rPr>
    </w:lvl>
    <w:lvl w:ilvl="8" w:tentative="0">
      <w:start w:val="1"/>
      <w:numFmt w:val="none"/>
      <w:suff w:val="space"/>
      <w:lvlText w:val=""/>
      <w:lvlJc w:val="left"/>
      <w:pPr>
        <w:ind w:left="425" w:hanging="425"/>
      </w:pPr>
      <w:rPr>
        <w:rFonts w:hint="eastAsia"/>
      </w:rPr>
    </w:lvl>
  </w:abstractNum>
  <w:abstractNum w:abstractNumId="49">
    <w:nsid w:val="78CC0F6C"/>
    <w:multiLevelType w:val="multilevel"/>
    <w:tmpl w:val="78CC0F6C"/>
    <w:lvl w:ilvl="0" w:tentative="0">
      <w:start w:val="1"/>
      <w:numFmt w:val="decimal"/>
      <w:lvlText w:val="%1）"/>
      <w:lvlJc w:val="left"/>
      <w:pPr>
        <w:ind w:left="-1320" w:hanging="360"/>
      </w:pPr>
      <w:rPr>
        <w:rFonts w:hint="default"/>
        <w:b w:val="0"/>
        <w:color w:val="000000"/>
      </w:rPr>
    </w:lvl>
    <w:lvl w:ilvl="1" w:tentative="0">
      <w:start w:val="1"/>
      <w:numFmt w:val="lowerLetter"/>
      <w:lvlText w:val="%2)"/>
      <w:lvlJc w:val="left"/>
      <w:pPr>
        <w:ind w:left="-840" w:hanging="420"/>
      </w:pPr>
    </w:lvl>
    <w:lvl w:ilvl="2" w:tentative="0">
      <w:start w:val="1"/>
      <w:numFmt w:val="lowerRoman"/>
      <w:lvlText w:val="%3."/>
      <w:lvlJc w:val="right"/>
      <w:pPr>
        <w:ind w:left="-420" w:hanging="420"/>
      </w:pPr>
    </w:lvl>
    <w:lvl w:ilvl="3" w:tentative="0">
      <w:start w:val="1"/>
      <w:numFmt w:val="decimal"/>
      <w:lvlText w:val="%4."/>
      <w:lvlJc w:val="left"/>
      <w:pPr>
        <w:ind w:left="0" w:hanging="420"/>
      </w:pPr>
    </w:lvl>
    <w:lvl w:ilvl="4" w:tentative="0">
      <w:start w:val="1"/>
      <w:numFmt w:val="lowerLetter"/>
      <w:lvlText w:val="%5)"/>
      <w:lvlJc w:val="left"/>
      <w:pPr>
        <w:ind w:left="420" w:hanging="420"/>
      </w:pPr>
    </w:lvl>
    <w:lvl w:ilvl="5" w:tentative="0">
      <w:start w:val="1"/>
      <w:numFmt w:val="lowerRoman"/>
      <w:lvlText w:val="%6."/>
      <w:lvlJc w:val="right"/>
      <w:pPr>
        <w:ind w:left="840" w:hanging="420"/>
      </w:pPr>
    </w:lvl>
    <w:lvl w:ilvl="6" w:tentative="0">
      <w:start w:val="1"/>
      <w:numFmt w:val="decimal"/>
      <w:lvlText w:val="%7."/>
      <w:lvlJc w:val="left"/>
      <w:pPr>
        <w:ind w:left="1260" w:hanging="420"/>
      </w:pPr>
    </w:lvl>
    <w:lvl w:ilvl="7" w:tentative="0">
      <w:start w:val="1"/>
      <w:numFmt w:val="lowerLetter"/>
      <w:lvlText w:val="%8)"/>
      <w:lvlJc w:val="left"/>
      <w:pPr>
        <w:ind w:left="1680" w:hanging="420"/>
      </w:pPr>
    </w:lvl>
    <w:lvl w:ilvl="8" w:tentative="0">
      <w:start w:val="1"/>
      <w:numFmt w:val="lowerRoman"/>
      <w:lvlText w:val="%9."/>
      <w:lvlJc w:val="right"/>
      <w:pPr>
        <w:ind w:left="2100" w:hanging="420"/>
      </w:pPr>
    </w:lvl>
  </w:abstractNum>
  <w:abstractNum w:abstractNumId="50">
    <w:nsid w:val="7AB014F8"/>
    <w:multiLevelType w:val="multilevel"/>
    <w:tmpl w:val="7AB014F8"/>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51">
    <w:nsid w:val="7AF44401"/>
    <w:multiLevelType w:val="multilevel"/>
    <w:tmpl w:val="7AF44401"/>
    <w:lvl w:ilvl="0" w:tentative="0">
      <w:start w:val="1"/>
      <w:numFmt w:val="lowerLetter"/>
      <w:lvlText w:val="%1."/>
      <w:lvlJc w:val="left"/>
      <w:pPr>
        <w:ind w:left="842" w:hanging="420"/>
      </w:pPr>
      <w:rPr>
        <w:rFonts w:hint="default"/>
      </w:r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52">
    <w:nsid w:val="7F20436B"/>
    <w:multiLevelType w:val="multilevel"/>
    <w:tmpl w:val="7F20436B"/>
    <w:lvl w:ilvl="0" w:tentative="0">
      <w:start w:val="1"/>
      <w:numFmt w:val="lowerLetter"/>
      <w:lvlText w:val="%1."/>
      <w:lvlJc w:val="left"/>
      <w:pPr>
        <w:ind w:left="1260" w:hanging="420"/>
      </w:pPr>
      <w:rPr>
        <w:rFonts w:hint="default"/>
        <w:color w:val="262626"/>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3">
    <w:nsid w:val="7F650F5E"/>
    <w:multiLevelType w:val="multilevel"/>
    <w:tmpl w:val="7F650F5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8"/>
  </w:num>
  <w:num w:numId="2">
    <w:abstractNumId w:val="6"/>
  </w:num>
  <w:num w:numId="3">
    <w:abstractNumId w:val="38"/>
  </w:num>
  <w:num w:numId="4">
    <w:abstractNumId w:val="7"/>
  </w:num>
  <w:num w:numId="5">
    <w:abstractNumId w:val="19"/>
  </w:num>
  <w:num w:numId="6">
    <w:abstractNumId w:val="11"/>
  </w:num>
  <w:num w:numId="7">
    <w:abstractNumId w:val="1"/>
  </w:num>
  <w:num w:numId="8">
    <w:abstractNumId w:val="0"/>
  </w:num>
  <w:num w:numId="9">
    <w:abstractNumId w:val="27"/>
  </w:num>
  <w:num w:numId="10">
    <w:abstractNumId w:val="35"/>
  </w:num>
  <w:num w:numId="11">
    <w:abstractNumId w:val="37"/>
  </w:num>
  <w:num w:numId="12">
    <w:abstractNumId w:val="33"/>
  </w:num>
  <w:num w:numId="13">
    <w:abstractNumId w:val="48"/>
  </w:num>
  <w:num w:numId="14">
    <w:abstractNumId w:val="45"/>
  </w:num>
  <w:num w:numId="15">
    <w:abstractNumId w:val="4"/>
  </w:num>
  <w:num w:numId="16">
    <w:abstractNumId w:val="40"/>
  </w:num>
  <w:num w:numId="1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43"/>
  </w:num>
  <w:num w:numId="20">
    <w:abstractNumId w:val="23"/>
  </w:num>
  <w:num w:numId="21">
    <w:abstractNumId w:val="31"/>
  </w:num>
  <w:num w:numId="22">
    <w:abstractNumId w:val="10"/>
  </w:num>
  <w:num w:numId="23">
    <w:abstractNumId w:val="13"/>
  </w:num>
  <w:num w:numId="24">
    <w:abstractNumId w:val="41"/>
  </w:num>
  <w:num w:numId="25">
    <w:abstractNumId w:val="21"/>
  </w:num>
  <w:num w:numId="26">
    <w:abstractNumId w:val="32"/>
  </w:num>
  <w:num w:numId="27">
    <w:abstractNumId w:val="26"/>
  </w:num>
  <w:num w:numId="28">
    <w:abstractNumId w:val="46"/>
  </w:num>
  <w:num w:numId="29">
    <w:abstractNumId w:val="1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num>
  <w:num w:numId="31">
    <w:abstractNumId w:val="42"/>
  </w:num>
  <w:num w:numId="32">
    <w:abstractNumId w:val="17"/>
  </w:num>
  <w:num w:numId="33">
    <w:abstractNumId w:val="47"/>
  </w:num>
  <w:num w:numId="34">
    <w:abstractNumId w:val="25"/>
  </w:num>
  <w:num w:numId="35">
    <w:abstractNumId w:val="30"/>
  </w:num>
  <w:num w:numId="36">
    <w:abstractNumId w:val="5"/>
  </w:num>
  <w:num w:numId="37">
    <w:abstractNumId w:val="9"/>
  </w:num>
  <w:num w:numId="38">
    <w:abstractNumId w:val="16"/>
  </w:num>
  <w:num w:numId="39">
    <w:abstractNumId w:val="2"/>
  </w:num>
  <w:num w:numId="40">
    <w:abstractNumId w:val="34"/>
  </w:num>
  <w:num w:numId="41">
    <w:abstractNumId w:val="36"/>
  </w:num>
  <w:num w:numId="42">
    <w:abstractNumId w:val="39"/>
  </w:num>
  <w:num w:numId="43">
    <w:abstractNumId w:val="49"/>
  </w:num>
  <w:num w:numId="44">
    <w:abstractNumId w:val="3"/>
  </w:num>
  <w:num w:numId="45">
    <w:abstractNumId w:val="52"/>
  </w:num>
  <w:num w:numId="46">
    <w:abstractNumId w:val="18"/>
  </w:num>
  <w:num w:numId="47">
    <w:abstractNumId w:val="51"/>
  </w:num>
  <w:num w:numId="48">
    <w:abstractNumId w:val="29"/>
  </w:num>
  <w:num w:numId="49">
    <w:abstractNumId w:val="28"/>
  </w:num>
  <w:num w:numId="50">
    <w:abstractNumId w:val="20"/>
  </w:num>
  <w:num w:numId="51">
    <w:abstractNumId w:val="12"/>
  </w:num>
  <w:num w:numId="52">
    <w:abstractNumId w:val="24"/>
  </w:num>
  <w:num w:numId="53">
    <w:abstractNumId w:val="44"/>
  </w:num>
  <w:num w:numId="54">
    <w:abstractNumId w:val="53"/>
  </w:num>
  <w:num w:numId="55">
    <w:abstractNumId w:val="5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hujy">
    <w15:presenceInfo w15:providerId="None" w15:userId="huj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CCE"/>
    <w:rsid w:val="000042E6"/>
    <w:rsid w:val="00015D98"/>
    <w:rsid w:val="00021320"/>
    <w:rsid w:val="00025241"/>
    <w:rsid w:val="0002653A"/>
    <w:rsid w:val="00037C2D"/>
    <w:rsid w:val="00046EBF"/>
    <w:rsid w:val="000728D7"/>
    <w:rsid w:val="00081775"/>
    <w:rsid w:val="00095589"/>
    <w:rsid w:val="000A4906"/>
    <w:rsid w:val="000D52F3"/>
    <w:rsid w:val="000D7B63"/>
    <w:rsid w:val="00100E68"/>
    <w:rsid w:val="00113D60"/>
    <w:rsid w:val="00120CCE"/>
    <w:rsid w:val="001214A8"/>
    <w:rsid w:val="00135713"/>
    <w:rsid w:val="00171E73"/>
    <w:rsid w:val="00173761"/>
    <w:rsid w:val="001823E7"/>
    <w:rsid w:val="00186697"/>
    <w:rsid w:val="001B24A9"/>
    <w:rsid w:val="001D3819"/>
    <w:rsid w:val="001D730A"/>
    <w:rsid w:val="001E1FB6"/>
    <w:rsid w:val="001F4AB6"/>
    <w:rsid w:val="002023DB"/>
    <w:rsid w:val="002071E3"/>
    <w:rsid w:val="00211D04"/>
    <w:rsid w:val="002175AC"/>
    <w:rsid w:val="002222A6"/>
    <w:rsid w:val="002311DC"/>
    <w:rsid w:val="002563F0"/>
    <w:rsid w:val="00256E42"/>
    <w:rsid w:val="00266476"/>
    <w:rsid w:val="002724F7"/>
    <w:rsid w:val="00282612"/>
    <w:rsid w:val="00285505"/>
    <w:rsid w:val="00287157"/>
    <w:rsid w:val="002A0B0C"/>
    <w:rsid w:val="002B544C"/>
    <w:rsid w:val="002D0961"/>
    <w:rsid w:val="002F7B32"/>
    <w:rsid w:val="00340DE1"/>
    <w:rsid w:val="00346C79"/>
    <w:rsid w:val="00353F73"/>
    <w:rsid w:val="003657EF"/>
    <w:rsid w:val="003721D8"/>
    <w:rsid w:val="003A320C"/>
    <w:rsid w:val="003B0C11"/>
    <w:rsid w:val="003E7732"/>
    <w:rsid w:val="003F4C32"/>
    <w:rsid w:val="003F7D2F"/>
    <w:rsid w:val="0040537E"/>
    <w:rsid w:val="00405EDF"/>
    <w:rsid w:val="00407677"/>
    <w:rsid w:val="0041092E"/>
    <w:rsid w:val="004439CB"/>
    <w:rsid w:val="00443B08"/>
    <w:rsid w:val="00443EEA"/>
    <w:rsid w:val="00445B16"/>
    <w:rsid w:val="00457137"/>
    <w:rsid w:val="00461703"/>
    <w:rsid w:val="004729E7"/>
    <w:rsid w:val="004A72B9"/>
    <w:rsid w:val="004A7C61"/>
    <w:rsid w:val="004B4E7E"/>
    <w:rsid w:val="004B6115"/>
    <w:rsid w:val="004B6FD4"/>
    <w:rsid w:val="004C46C6"/>
    <w:rsid w:val="004D623D"/>
    <w:rsid w:val="004F1A22"/>
    <w:rsid w:val="004F36E9"/>
    <w:rsid w:val="00507DEB"/>
    <w:rsid w:val="0051420E"/>
    <w:rsid w:val="00515228"/>
    <w:rsid w:val="005228E9"/>
    <w:rsid w:val="00524B63"/>
    <w:rsid w:val="00537B63"/>
    <w:rsid w:val="005668CB"/>
    <w:rsid w:val="005706D1"/>
    <w:rsid w:val="005769E2"/>
    <w:rsid w:val="00587431"/>
    <w:rsid w:val="005B0D67"/>
    <w:rsid w:val="005D1E29"/>
    <w:rsid w:val="005D576F"/>
    <w:rsid w:val="005D5A71"/>
    <w:rsid w:val="005E05EB"/>
    <w:rsid w:val="005E54B3"/>
    <w:rsid w:val="005F6B04"/>
    <w:rsid w:val="00600F59"/>
    <w:rsid w:val="0061088D"/>
    <w:rsid w:val="00611332"/>
    <w:rsid w:val="00616A75"/>
    <w:rsid w:val="006243EB"/>
    <w:rsid w:val="00637796"/>
    <w:rsid w:val="00640D00"/>
    <w:rsid w:val="006427E8"/>
    <w:rsid w:val="006525E1"/>
    <w:rsid w:val="00664679"/>
    <w:rsid w:val="0068031C"/>
    <w:rsid w:val="006A0512"/>
    <w:rsid w:val="006A1458"/>
    <w:rsid w:val="006A27E4"/>
    <w:rsid w:val="006A4F7F"/>
    <w:rsid w:val="006D5BC4"/>
    <w:rsid w:val="006E3CFD"/>
    <w:rsid w:val="006F0CB0"/>
    <w:rsid w:val="006F5479"/>
    <w:rsid w:val="007024DE"/>
    <w:rsid w:val="007072D2"/>
    <w:rsid w:val="00715E81"/>
    <w:rsid w:val="00722981"/>
    <w:rsid w:val="00723DD5"/>
    <w:rsid w:val="007408C1"/>
    <w:rsid w:val="007419B9"/>
    <w:rsid w:val="0074601E"/>
    <w:rsid w:val="00750ECF"/>
    <w:rsid w:val="007602DB"/>
    <w:rsid w:val="00767DB0"/>
    <w:rsid w:val="00773A83"/>
    <w:rsid w:val="00775AD7"/>
    <w:rsid w:val="00776A67"/>
    <w:rsid w:val="0077764A"/>
    <w:rsid w:val="007829E1"/>
    <w:rsid w:val="007A13E1"/>
    <w:rsid w:val="007B62EF"/>
    <w:rsid w:val="007B66E6"/>
    <w:rsid w:val="007C2F87"/>
    <w:rsid w:val="007D6279"/>
    <w:rsid w:val="007F0E08"/>
    <w:rsid w:val="007F3AA8"/>
    <w:rsid w:val="007F5D2D"/>
    <w:rsid w:val="007F5D7B"/>
    <w:rsid w:val="008002CA"/>
    <w:rsid w:val="00801B02"/>
    <w:rsid w:val="00805F34"/>
    <w:rsid w:val="0080612E"/>
    <w:rsid w:val="00811B77"/>
    <w:rsid w:val="00816C0C"/>
    <w:rsid w:val="00820555"/>
    <w:rsid w:val="00832570"/>
    <w:rsid w:val="008432F2"/>
    <w:rsid w:val="008453CD"/>
    <w:rsid w:val="0085178E"/>
    <w:rsid w:val="008662B8"/>
    <w:rsid w:val="0087112B"/>
    <w:rsid w:val="008801B6"/>
    <w:rsid w:val="00882439"/>
    <w:rsid w:val="00884B6F"/>
    <w:rsid w:val="008A0384"/>
    <w:rsid w:val="008A46AA"/>
    <w:rsid w:val="008A5823"/>
    <w:rsid w:val="008B585D"/>
    <w:rsid w:val="008C1BF3"/>
    <w:rsid w:val="008D0471"/>
    <w:rsid w:val="008E6DB6"/>
    <w:rsid w:val="0091586F"/>
    <w:rsid w:val="00927C68"/>
    <w:rsid w:val="009531FA"/>
    <w:rsid w:val="009723CE"/>
    <w:rsid w:val="00972CA5"/>
    <w:rsid w:val="009840A4"/>
    <w:rsid w:val="009A6BA5"/>
    <w:rsid w:val="009B4B2D"/>
    <w:rsid w:val="009B5EBD"/>
    <w:rsid w:val="009B6C6B"/>
    <w:rsid w:val="009C7FAF"/>
    <w:rsid w:val="009D109E"/>
    <w:rsid w:val="009D3934"/>
    <w:rsid w:val="009D3CBE"/>
    <w:rsid w:val="009D3E4C"/>
    <w:rsid w:val="009D4A34"/>
    <w:rsid w:val="009E1301"/>
    <w:rsid w:val="00A13F60"/>
    <w:rsid w:val="00A34AF7"/>
    <w:rsid w:val="00A40132"/>
    <w:rsid w:val="00A44DFB"/>
    <w:rsid w:val="00A57A8B"/>
    <w:rsid w:val="00AA4E6F"/>
    <w:rsid w:val="00AB0AFE"/>
    <w:rsid w:val="00AC5221"/>
    <w:rsid w:val="00AD72A7"/>
    <w:rsid w:val="00B0691A"/>
    <w:rsid w:val="00B30212"/>
    <w:rsid w:val="00B364D0"/>
    <w:rsid w:val="00B447DC"/>
    <w:rsid w:val="00B63578"/>
    <w:rsid w:val="00B70D03"/>
    <w:rsid w:val="00B853A1"/>
    <w:rsid w:val="00BB1299"/>
    <w:rsid w:val="00BB3228"/>
    <w:rsid w:val="00BB4021"/>
    <w:rsid w:val="00C01C55"/>
    <w:rsid w:val="00C30244"/>
    <w:rsid w:val="00C515DE"/>
    <w:rsid w:val="00C527B9"/>
    <w:rsid w:val="00C57F25"/>
    <w:rsid w:val="00C61FB7"/>
    <w:rsid w:val="00C9147F"/>
    <w:rsid w:val="00CA732D"/>
    <w:rsid w:val="00CB2C2B"/>
    <w:rsid w:val="00CC2ED3"/>
    <w:rsid w:val="00CC305D"/>
    <w:rsid w:val="00CE2C89"/>
    <w:rsid w:val="00CE3200"/>
    <w:rsid w:val="00CE41E2"/>
    <w:rsid w:val="00D274DE"/>
    <w:rsid w:val="00D337F0"/>
    <w:rsid w:val="00D52886"/>
    <w:rsid w:val="00D54577"/>
    <w:rsid w:val="00D57E14"/>
    <w:rsid w:val="00D63DA4"/>
    <w:rsid w:val="00D81F67"/>
    <w:rsid w:val="00D829E0"/>
    <w:rsid w:val="00DC0384"/>
    <w:rsid w:val="00DC43F1"/>
    <w:rsid w:val="00DF7997"/>
    <w:rsid w:val="00E00B52"/>
    <w:rsid w:val="00E030D5"/>
    <w:rsid w:val="00E03742"/>
    <w:rsid w:val="00E11071"/>
    <w:rsid w:val="00E11670"/>
    <w:rsid w:val="00E31EDC"/>
    <w:rsid w:val="00E4461C"/>
    <w:rsid w:val="00E50E18"/>
    <w:rsid w:val="00E702F8"/>
    <w:rsid w:val="00E76E30"/>
    <w:rsid w:val="00EB057D"/>
    <w:rsid w:val="00ED1D47"/>
    <w:rsid w:val="00ED7E24"/>
    <w:rsid w:val="00EE633F"/>
    <w:rsid w:val="00EF1885"/>
    <w:rsid w:val="00EF2A1F"/>
    <w:rsid w:val="00F06FD4"/>
    <w:rsid w:val="00F27953"/>
    <w:rsid w:val="00F31CFE"/>
    <w:rsid w:val="00F34037"/>
    <w:rsid w:val="00F34FB9"/>
    <w:rsid w:val="00F426E2"/>
    <w:rsid w:val="00F47877"/>
    <w:rsid w:val="00F56698"/>
    <w:rsid w:val="00F708C0"/>
    <w:rsid w:val="00F80803"/>
    <w:rsid w:val="00F909D4"/>
    <w:rsid w:val="00FA192F"/>
    <w:rsid w:val="00FB67CE"/>
    <w:rsid w:val="00FD63D6"/>
    <w:rsid w:val="00FF5A24"/>
    <w:rsid w:val="017D6DE3"/>
    <w:rsid w:val="018D6720"/>
    <w:rsid w:val="01927882"/>
    <w:rsid w:val="019A6048"/>
    <w:rsid w:val="02210BBB"/>
    <w:rsid w:val="02433F22"/>
    <w:rsid w:val="024B2985"/>
    <w:rsid w:val="029D44D0"/>
    <w:rsid w:val="02FE5125"/>
    <w:rsid w:val="0328597D"/>
    <w:rsid w:val="035E388F"/>
    <w:rsid w:val="039F1427"/>
    <w:rsid w:val="04235EA9"/>
    <w:rsid w:val="04265DA7"/>
    <w:rsid w:val="043F09BA"/>
    <w:rsid w:val="046535A6"/>
    <w:rsid w:val="04675AD5"/>
    <w:rsid w:val="046E5D03"/>
    <w:rsid w:val="0506500C"/>
    <w:rsid w:val="054D65D1"/>
    <w:rsid w:val="05A3357A"/>
    <w:rsid w:val="06785626"/>
    <w:rsid w:val="079B571D"/>
    <w:rsid w:val="07A91609"/>
    <w:rsid w:val="07DB758B"/>
    <w:rsid w:val="080E6BE5"/>
    <w:rsid w:val="08497DBA"/>
    <w:rsid w:val="086A388D"/>
    <w:rsid w:val="08957E38"/>
    <w:rsid w:val="08B05463"/>
    <w:rsid w:val="08B8635D"/>
    <w:rsid w:val="08F61792"/>
    <w:rsid w:val="0989431B"/>
    <w:rsid w:val="09B73CD1"/>
    <w:rsid w:val="0A304CD8"/>
    <w:rsid w:val="0A772F1F"/>
    <w:rsid w:val="0A8A3E9B"/>
    <w:rsid w:val="0AE62ECC"/>
    <w:rsid w:val="0AF35527"/>
    <w:rsid w:val="0AFB47E9"/>
    <w:rsid w:val="0B02487D"/>
    <w:rsid w:val="0B3E2CB8"/>
    <w:rsid w:val="0B664E7D"/>
    <w:rsid w:val="0BAF3F8D"/>
    <w:rsid w:val="0CA90FEB"/>
    <w:rsid w:val="0CC4752B"/>
    <w:rsid w:val="0CD61645"/>
    <w:rsid w:val="0D037333"/>
    <w:rsid w:val="0D356CAD"/>
    <w:rsid w:val="0D363D31"/>
    <w:rsid w:val="0D7504A6"/>
    <w:rsid w:val="0D9F2A3B"/>
    <w:rsid w:val="0EA41B91"/>
    <w:rsid w:val="0EB124A6"/>
    <w:rsid w:val="0F1B344B"/>
    <w:rsid w:val="0F831985"/>
    <w:rsid w:val="0F963B0E"/>
    <w:rsid w:val="0FF00EAB"/>
    <w:rsid w:val="0FF43867"/>
    <w:rsid w:val="117877E0"/>
    <w:rsid w:val="12356B3D"/>
    <w:rsid w:val="123C24B5"/>
    <w:rsid w:val="127D093B"/>
    <w:rsid w:val="12A8538B"/>
    <w:rsid w:val="12C515E4"/>
    <w:rsid w:val="12D10534"/>
    <w:rsid w:val="131F365D"/>
    <w:rsid w:val="13332CA0"/>
    <w:rsid w:val="13811BF8"/>
    <w:rsid w:val="13A71642"/>
    <w:rsid w:val="13AE5994"/>
    <w:rsid w:val="13D10E14"/>
    <w:rsid w:val="14227CC0"/>
    <w:rsid w:val="142F3E74"/>
    <w:rsid w:val="147E7728"/>
    <w:rsid w:val="148400A2"/>
    <w:rsid w:val="14A03FBB"/>
    <w:rsid w:val="14CF5E11"/>
    <w:rsid w:val="151D3970"/>
    <w:rsid w:val="152E66FC"/>
    <w:rsid w:val="15CD1CB8"/>
    <w:rsid w:val="15E531D9"/>
    <w:rsid w:val="16DA3D59"/>
    <w:rsid w:val="16E05E92"/>
    <w:rsid w:val="17C75B8D"/>
    <w:rsid w:val="17CF1BDB"/>
    <w:rsid w:val="180624AD"/>
    <w:rsid w:val="18517B97"/>
    <w:rsid w:val="18567C14"/>
    <w:rsid w:val="18C40167"/>
    <w:rsid w:val="18D17939"/>
    <w:rsid w:val="194D5987"/>
    <w:rsid w:val="1950477C"/>
    <w:rsid w:val="19B8735B"/>
    <w:rsid w:val="1A5A60DC"/>
    <w:rsid w:val="1A805A29"/>
    <w:rsid w:val="1AAA473C"/>
    <w:rsid w:val="1AF47437"/>
    <w:rsid w:val="1BA132EF"/>
    <w:rsid w:val="1BA55A18"/>
    <w:rsid w:val="1BAE4D23"/>
    <w:rsid w:val="1BF16EC2"/>
    <w:rsid w:val="1C437C47"/>
    <w:rsid w:val="1C703D68"/>
    <w:rsid w:val="1CC22718"/>
    <w:rsid w:val="1D4F100D"/>
    <w:rsid w:val="1DA512E2"/>
    <w:rsid w:val="1DF46644"/>
    <w:rsid w:val="1E25490D"/>
    <w:rsid w:val="1E3F0387"/>
    <w:rsid w:val="1E56729E"/>
    <w:rsid w:val="1E8D72CA"/>
    <w:rsid w:val="1EB612CB"/>
    <w:rsid w:val="1EC86B08"/>
    <w:rsid w:val="1ECE53C1"/>
    <w:rsid w:val="1EFF6B87"/>
    <w:rsid w:val="1F0F1306"/>
    <w:rsid w:val="1F67663E"/>
    <w:rsid w:val="1F6E1D33"/>
    <w:rsid w:val="1F890E01"/>
    <w:rsid w:val="1F9A30CB"/>
    <w:rsid w:val="1FBB3DC7"/>
    <w:rsid w:val="1FE6721C"/>
    <w:rsid w:val="1FEC5545"/>
    <w:rsid w:val="203E1017"/>
    <w:rsid w:val="204F39BE"/>
    <w:rsid w:val="20AC4AFE"/>
    <w:rsid w:val="20E92D95"/>
    <w:rsid w:val="20FC1EA3"/>
    <w:rsid w:val="20FD089C"/>
    <w:rsid w:val="21996E93"/>
    <w:rsid w:val="23052A82"/>
    <w:rsid w:val="23376B2C"/>
    <w:rsid w:val="23785B18"/>
    <w:rsid w:val="23CD4F99"/>
    <w:rsid w:val="23FA6BE9"/>
    <w:rsid w:val="243A74FD"/>
    <w:rsid w:val="248C26DE"/>
    <w:rsid w:val="24A062E2"/>
    <w:rsid w:val="24A97047"/>
    <w:rsid w:val="24AB385C"/>
    <w:rsid w:val="24C60BC8"/>
    <w:rsid w:val="24F46130"/>
    <w:rsid w:val="25431E13"/>
    <w:rsid w:val="256F1100"/>
    <w:rsid w:val="25E331E6"/>
    <w:rsid w:val="25F53C8A"/>
    <w:rsid w:val="261C2129"/>
    <w:rsid w:val="2689453F"/>
    <w:rsid w:val="27102EAD"/>
    <w:rsid w:val="28166636"/>
    <w:rsid w:val="282B4CC3"/>
    <w:rsid w:val="28474B92"/>
    <w:rsid w:val="286B3F9A"/>
    <w:rsid w:val="28891ED2"/>
    <w:rsid w:val="289D605C"/>
    <w:rsid w:val="28C2699A"/>
    <w:rsid w:val="28D37FB7"/>
    <w:rsid w:val="29033635"/>
    <w:rsid w:val="29704221"/>
    <w:rsid w:val="2AC3418B"/>
    <w:rsid w:val="2AC9070D"/>
    <w:rsid w:val="2ACF77DB"/>
    <w:rsid w:val="2AEA13D9"/>
    <w:rsid w:val="2B102FC0"/>
    <w:rsid w:val="2B296F0D"/>
    <w:rsid w:val="2B5067BA"/>
    <w:rsid w:val="2B8C46F7"/>
    <w:rsid w:val="2BD35A00"/>
    <w:rsid w:val="2BDF3C40"/>
    <w:rsid w:val="2BE413A0"/>
    <w:rsid w:val="2C0E00D1"/>
    <w:rsid w:val="2C306B50"/>
    <w:rsid w:val="2C4B5937"/>
    <w:rsid w:val="2D2F073F"/>
    <w:rsid w:val="2D756DEE"/>
    <w:rsid w:val="2D9665CA"/>
    <w:rsid w:val="2DE444A8"/>
    <w:rsid w:val="2DF37DF8"/>
    <w:rsid w:val="2E1854D2"/>
    <w:rsid w:val="2E3050B7"/>
    <w:rsid w:val="2EA545E7"/>
    <w:rsid w:val="2F306FFB"/>
    <w:rsid w:val="2F592258"/>
    <w:rsid w:val="2F9149CB"/>
    <w:rsid w:val="2FD8703E"/>
    <w:rsid w:val="303756C2"/>
    <w:rsid w:val="309F33D9"/>
    <w:rsid w:val="30B33DFE"/>
    <w:rsid w:val="30C92B3A"/>
    <w:rsid w:val="30D73431"/>
    <w:rsid w:val="312163C5"/>
    <w:rsid w:val="315D5821"/>
    <w:rsid w:val="31B84662"/>
    <w:rsid w:val="31CF077E"/>
    <w:rsid w:val="32254D60"/>
    <w:rsid w:val="32297B8A"/>
    <w:rsid w:val="32A34363"/>
    <w:rsid w:val="331805EE"/>
    <w:rsid w:val="3328274E"/>
    <w:rsid w:val="33AD71C8"/>
    <w:rsid w:val="33D10F7C"/>
    <w:rsid w:val="3417417A"/>
    <w:rsid w:val="34240BB5"/>
    <w:rsid w:val="343B10D6"/>
    <w:rsid w:val="346A6907"/>
    <w:rsid w:val="34F450B1"/>
    <w:rsid w:val="351736EB"/>
    <w:rsid w:val="3529122C"/>
    <w:rsid w:val="35506855"/>
    <w:rsid w:val="3567299F"/>
    <w:rsid w:val="35F23457"/>
    <w:rsid w:val="361B07C4"/>
    <w:rsid w:val="364A4C6E"/>
    <w:rsid w:val="36572352"/>
    <w:rsid w:val="36A119B2"/>
    <w:rsid w:val="36C11D0C"/>
    <w:rsid w:val="36EB279D"/>
    <w:rsid w:val="36F413A9"/>
    <w:rsid w:val="37165744"/>
    <w:rsid w:val="37394DC7"/>
    <w:rsid w:val="374326C6"/>
    <w:rsid w:val="37625599"/>
    <w:rsid w:val="37720A36"/>
    <w:rsid w:val="37A405F6"/>
    <w:rsid w:val="37AD5C14"/>
    <w:rsid w:val="37CC43C1"/>
    <w:rsid w:val="37ED36FF"/>
    <w:rsid w:val="37F059A4"/>
    <w:rsid w:val="37F4707F"/>
    <w:rsid w:val="383C4C39"/>
    <w:rsid w:val="383C70E9"/>
    <w:rsid w:val="38945447"/>
    <w:rsid w:val="3B6E4302"/>
    <w:rsid w:val="3B714823"/>
    <w:rsid w:val="3B8E4BFF"/>
    <w:rsid w:val="3BBA6471"/>
    <w:rsid w:val="3BF4493D"/>
    <w:rsid w:val="3C1C64A6"/>
    <w:rsid w:val="3C455622"/>
    <w:rsid w:val="3C5B78F5"/>
    <w:rsid w:val="3C6F4D92"/>
    <w:rsid w:val="3CC96657"/>
    <w:rsid w:val="3D412848"/>
    <w:rsid w:val="3D75477F"/>
    <w:rsid w:val="3D8C0D3E"/>
    <w:rsid w:val="3DBD7144"/>
    <w:rsid w:val="3DFA457D"/>
    <w:rsid w:val="3E2A3085"/>
    <w:rsid w:val="3E9064C5"/>
    <w:rsid w:val="3EAA3029"/>
    <w:rsid w:val="3EDC129D"/>
    <w:rsid w:val="3F5E120A"/>
    <w:rsid w:val="3F7C0CC7"/>
    <w:rsid w:val="3FB74938"/>
    <w:rsid w:val="403941C4"/>
    <w:rsid w:val="41191626"/>
    <w:rsid w:val="412A26B0"/>
    <w:rsid w:val="417E1CEB"/>
    <w:rsid w:val="41DD5B48"/>
    <w:rsid w:val="42212331"/>
    <w:rsid w:val="423A2129"/>
    <w:rsid w:val="425F081B"/>
    <w:rsid w:val="42C25028"/>
    <w:rsid w:val="42F2566E"/>
    <w:rsid w:val="4404719B"/>
    <w:rsid w:val="443715EE"/>
    <w:rsid w:val="44492F30"/>
    <w:rsid w:val="448A00C7"/>
    <w:rsid w:val="44F665D7"/>
    <w:rsid w:val="45631074"/>
    <w:rsid w:val="457D425D"/>
    <w:rsid w:val="45A75DB6"/>
    <w:rsid w:val="46631CE1"/>
    <w:rsid w:val="476B4CC4"/>
    <w:rsid w:val="47795F8F"/>
    <w:rsid w:val="47CD6AF3"/>
    <w:rsid w:val="47D04177"/>
    <w:rsid w:val="48105986"/>
    <w:rsid w:val="486A6C70"/>
    <w:rsid w:val="486F785A"/>
    <w:rsid w:val="487D173C"/>
    <w:rsid w:val="48AD5A7D"/>
    <w:rsid w:val="494A1CC5"/>
    <w:rsid w:val="494C0FAC"/>
    <w:rsid w:val="49835140"/>
    <w:rsid w:val="499E422C"/>
    <w:rsid w:val="49AA65EC"/>
    <w:rsid w:val="4A585DF9"/>
    <w:rsid w:val="4A5B303E"/>
    <w:rsid w:val="4A6278B6"/>
    <w:rsid w:val="4ACC7E67"/>
    <w:rsid w:val="4B6E6B03"/>
    <w:rsid w:val="4B921D86"/>
    <w:rsid w:val="4BD93FFF"/>
    <w:rsid w:val="4BE51273"/>
    <w:rsid w:val="4BF760AE"/>
    <w:rsid w:val="4C4B796E"/>
    <w:rsid w:val="4C641C37"/>
    <w:rsid w:val="4C6F5500"/>
    <w:rsid w:val="4CE275B5"/>
    <w:rsid w:val="4CFF3AEB"/>
    <w:rsid w:val="4D742CB6"/>
    <w:rsid w:val="4DD43F42"/>
    <w:rsid w:val="4DE64F6D"/>
    <w:rsid w:val="4DE77392"/>
    <w:rsid w:val="4E312F18"/>
    <w:rsid w:val="4E3A0E9A"/>
    <w:rsid w:val="4EDE7C0A"/>
    <w:rsid w:val="4F8C1703"/>
    <w:rsid w:val="4F9920C0"/>
    <w:rsid w:val="50564CDE"/>
    <w:rsid w:val="51103F23"/>
    <w:rsid w:val="51523031"/>
    <w:rsid w:val="51583AC0"/>
    <w:rsid w:val="519A47B8"/>
    <w:rsid w:val="51B619B5"/>
    <w:rsid w:val="51C032F8"/>
    <w:rsid w:val="523D69A3"/>
    <w:rsid w:val="52560A38"/>
    <w:rsid w:val="529C364F"/>
    <w:rsid w:val="52B74502"/>
    <w:rsid w:val="53D85143"/>
    <w:rsid w:val="53E511C6"/>
    <w:rsid w:val="54510BDE"/>
    <w:rsid w:val="545B330E"/>
    <w:rsid w:val="548B2B81"/>
    <w:rsid w:val="54BC2015"/>
    <w:rsid w:val="54D60C09"/>
    <w:rsid w:val="55177934"/>
    <w:rsid w:val="553512AE"/>
    <w:rsid w:val="55E31EDB"/>
    <w:rsid w:val="55FA6FDD"/>
    <w:rsid w:val="56130A18"/>
    <w:rsid w:val="565C59D8"/>
    <w:rsid w:val="56845EE1"/>
    <w:rsid w:val="56EC38C6"/>
    <w:rsid w:val="56F1114A"/>
    <w:rsid w:val="57891B76"/>
    <w:rsid w:val="59210406"/>
    <w:rsid w:val="59212AD4"/>
    <w:rsid w:val="59906CD3"/>
    <w:rsid w:val="599736C8"/>
    <w:rsid w:val="5AD57B37"/>
    <w:rsid w:val="5AE025E7"/>
    <w:rsid w:val="5AE6779C"/>
    <w:rsid w:val="5B646948"/>
    <w:rsid w:val="5BA25F73"/>
    <w:rsid w:val="5BA434FC"/>
    <w:rsid w:val="5BBD5FBE"/>
    <w:rsid w:val="5BCF23B7"/>
    <w:rsid w:val="5C057666"/>
    <w:rsid w:val="5C7E4233"/>
    <w:rsid w:val="5C970496"/>
    <w:rsid w:val="5D0E4B53"/>
    <w:rsid w:val="5D286780"/>
    <w:rsid w:val="5D7A70F7"/>
    <w:rsid w:val="5DF023E5"/>
    <w:rsid w:val="5E2B4789"/>
    <w:rsid w:val="5E7C257A"/>
    <w:rsid w:val="5E9A11D3"/>
    <w:rsid w:val="5EB7060E"/>
    <w:rsid w:val="5F1E6575"/>
    <w:rsid w:val="5F48048A"/>
    <w:rsid w:val="5F7225F8"/>
    <w:rsid w:val="5F8B7FB9"/>
    <w:rsid w:val="5FA150A1"/>
    <w:rsid w:val="5FD57742"/>
    <w:rsid w:val="5FDC0DB5"/>
    <w:rsid w:val="601C0603"/>
    <w:rsid w:val="60235457"/>
    <w:rsid w:val="60536A13"/>
    <w:rsid w:val="60CE5480"/>
    <w:rsid w:val="61124FED"/>
    <w:rsid w:val="61627743"/>
    <w:rsid w:val="62061987"/>
    <w:rsid w:val="62E2498E"/>
    <w:rsid w:val="62FB70C2"/>
    <w:rsid w:val="6323733F"/>
    <w:rsid w:val="63901990"/>
    <w:rsid w:val="63B71A0D"/>
    <w:rsid w:val="63C64FCE"/>
    <w:rsid w:val="642E70E6"/>
    <w:rsid w:val="644B7954"/>
    <w:rsid w:val="64AF16BE"/>
    <w:rsid w:val="64BE20F6"/>
    <w:rsid w:val="653A6296"/>
    <w:rsid w:val="659911D4"/>
    <w:rsid w:val="65A50600"/>
    <w:rsid w:val="65FC0697"/>
    <w:rsid w:val="6631359E"/>
    <w:rsid w:val="66356B1C"/>
    <w:rsid w:val="66544603"/>
    <w:rsid w:val="6669527F"/>
    <w:rsid w:val="66864858"/>
    <w:rsid w:val="66A75053"/>
    <w:rsid w:val="67096A40"/>
    <w:rsid w:val="670E45B3"/>
    <w:rsid w:val="67311ECD"/>
    <w:rsid w:val="67757B47"/>
    <w:rsid w:val="67D543F3"/>
    <w:rsid w:val="684F79C0"/>
    <w:rsid w:val="68716F00"/>
    <w:rsid w:val="68905BB6"/>
    <w:rsid w:val="68B65B65"/>
    <w:rsid w:val="690541BE"/>
    <w:rsid w:val="693258C4"/>
    <w:rsid w:val="69833801"/>
    <w:rsid w:val="69DD42DF"/>
    <w:rsid w:val="6A322704"/>
    <w:rsid w:val="6A3C3004"/>
    <w:rsid w:val="6A4D1F0F"/>
    <w:rsid w:val="6A522120"/>
    <w:rsid w:val="6AA31A2E"/>
    <w:rsid w:val="6B6C7AFF"/>
    <w:rsid w:val="6B7B3A7C"/>
    <w:rsid w:val="6B9B364F"/>
    <w:rsid w:val="6BBA24C0"/>
    <w:rsid w:val="6BCE6E19"/>
    <w:rsid w:val="6C375EB2"/>
    <w:rsid w:val="6C647188"/>
    <w:rsid w:val="6C997DC6"/>
    <w:rsid w:val="6D464707"/>
    <w:rsid w:val="6D742CDB"/>
    <w:rsid w:val="6E6678F8"/>
    <w:rsid w:val="6E7D0106"/>
    <w:rsid w:val="6EED2CD3"/>
    <w:rsid w:val="6F171226"/>
    <w:rsid w:val="6F454392"/>
    <w:rsid w:val="6F70374A"/>
    <w:rsid w:val="6FE403E4"/>
    <w:rsid w:val="700B7AB7"/>
    <w:rsid w:val="70424BB0"/>
    <w:rsid w:val="727B1B6A"/>
    <w:rsid w:val="72E34BD3"/>
    <w:rsid w:val="737A505B"/>
    <w:rsid w:val="737C2C70"/>
    <w:rsid w:val="73F0270A"/>
    <w:rsid w:val="743D3974"/>
    <w:rsid w:val="74DE4ED2"/>
    <w:rsid w:val="75C565E1"/>
    <w:rsid w:val="75F44032"/>
    <w:rsid w:val="765F3B51"/>
    <w:rsid w:val="769026F1"/>
    <w:rsid w:val="76943B3B"/>
    <w:rsid w:val="76D76044"/>
    <w:rsid w:val="76FA2651"/>
    <w:rsid w:val="77004895"/>
    <w:rsid w:val="77335ECD"/>
    <w:rsid w:val="77366023"/>
    <w:rsid w:val="78B16406"/>
    <w:rsid w:val="78F06CEA"/>
    <w:rsid w:val="79592D7D"/>
    <w:rsid w:val="7A757948"/>
    <w:rsid w:val="7A946AA3"/>
    <w:rsid w:val="7A9B6C2C"/>
    <w:rsid w:val="7AF11EAF"/>
    <w:rsid w:val="7B0162BE"/>
    <w:rsid w:val="7B093CD2"/>
    <w:rsid w:val="7B921BBE"/>
    <w:rsid w:val="7BD64B9A"/>
    <w:rsid w:val="7BE47832"/>
    <w:rsid w:val="7BFF04F3"/>
    <w:rsid w:val="7C1234A2"/>
    <w:rsid w:val="7C5F3D0D"/>
    <w:rsid w:val="7C612B8F"/>
    <w:rsid w:val="7C7778FF"/>
    <w:rsid w:val="7C8A4B79"/>
    <w:rsid w:val="7E4075D5"/>
    <w:rsid w:val="7EC54EED"/>
    <w:rsid w:val="7EE66F80"/>
    <w:rsid w:val="7F3F64C6"/>
    <w:rsid w:val="7FE07E79"/>
    <w:rsid w:val="7FEB3D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qFormat="1" w:unhideWhenUsed="0" w:uiPriority="0" w:semiHidden="0" w:name="Normal Indent"/>
    <w:lsdException w:unhideWhenUsed="0" w:uiPriority="0" w:semiHidden="0"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0" w:semiHidden="0" w:name="caption"/>
    <w:lsdException w:unhideWhenUsed="0" w:uiPriority="0" w:semiHidden="0" w:name="table of figures"/>
    <w:lsdException w:uiPriority="99" w:name="envelope address"/>
    <w:lsdException w:uiPriority="99" w:name="envelope return"/>
    <w:lsdException w:unhideWhenUsed="0" w:uiPriority="0" w:semiHidden="0" w:name="footnote reference"/>
    <w:lsdException w:unhideWhenUsed="0" w:uiPriority="99" w:semiHidden="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nhideWhenUsed="0" w:uiPriority="0" w:semiHidden="0" w:name="toa heading"/>
    <w:lsdException w:unhideWhenUsed="0" w:uiPriority="0" w:semiHidden="0" w:name="List"/>
    <w:lsdException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nhideWhenUsed="0" w:uiPriority="0"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nhideWhenUsed="0" w:uiPriority="0" w:semiHidden="0"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0" w:semiHidden="0" w:name="Body Text"/>
    <w:lsdException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iPriority="99" w:name="Block Text"/>
    <w:lsdException w:qFormat="1" w:uiPriority="99" w:semiHidden="0" w:name="Hyperlink"/>
    <w:lsdException w:unhideWhenUsed="0" w:uiPriority="98"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0"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heme="minorHAnsi" w:hAnsiTheme="minorHAnsi" w:eastAsiaTheme="minorEastAsia" w:cstheme="minorBidi"/>
      <w:sz w:val="24"/>
      <w:szCs w:val="22"/>
      <w:lang w:val="en-US" w:eastAsia="zh-CN" w:bidi="ar-SA"/>
    </w:rPr>
  </w:style>
  <w:style w:type="paragraph" w:styleId="2">
    <w:name w:val="heading 1"/>
    <w:basedOn w:val="1"/>
    <w:next w:val="1"/>
    <w:link w:val="64"/>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65"/>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66"/>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67"/>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68"/>
    <w:unhideWhenUsed/>
    <w:qFormat/>
    <w:uiPriority w:val="9"/>
    <w:pPr>
      <w:keepNext/>
      <w:keepLines/>
      <w:numPr>
        <w:ilvl w:val="4"/>
        <w:numId w:val="1"/>
      </w:numPr>
      <w:spacing w:before="200" w:after="0"/>
      <w:outlineLvl w:val="4"/>
    </w:pPr>
    <w:rPr>
      <w:rFonts w:asciiTheme="majorHAnsi" w:hAnsiTheme="majorHAnsi" w:eastAsiaTheme="majorEastAsia" w:cstheme="majorBidi"/>
      <w:color w:val="333F50" w:themeColor="text2" w:themeShade="BF"/>
    </w:rPr>
  </w:style>
  <w:style w:type="paragraph" w:styleId="7">
    <w:name w:val="heading 6"/>
    <w:basedOn w:val="1"/>
    <w:next w:val="1"/>
    <w:link w:val="69"/>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333F50" w:themeColor="text2" w:themeShade="BF"/>
    </w:rPr>
  </w:style>
  <w:style w:type="paragraph" w:styleId="8">
    <w:name w:val="heading 7"/>
    <w:basedOn w:val="1"/>
    <w:next w:val="1"/>
    <w:link w:val="70"/>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71"/>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72"/>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53">
    <w:name w:val="Default Paragraph Font"/>
    <w:semiHidden/>
    <w:unhideWhenUsed/>
    <w:uiPriority w:val="1"/>
  </w:style>
  <w:style w:type="table" w:default="1" w:styleId="50">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uiPriority w:val="39"/>
    <w:pPr>
      <w:spacing w:after="0" w:line="240" w:lineRule="auto"/>
      <w:ind w:left="2520" w:leftChars="1200"/>
      <w:jc w:val="left"/>
    </w:pPr>
    <w:rPr>
      <w:rFonts w:ascii="宋体" w:hAnsi="宋体" w:eastAsia="宋体" w:cs="宋体"/>
      <w:szCs w:val="24"/>
    </w:rPr>
  </w:style>
  <w:style w:type="paragraph" w:styleId="12">
    <w:name w:val="Normal Indent"/>
    <w:basedOn w:val="1"/>
    <w:link w:val="139"/>
    <w:qFormat/>
    <w:uiPriority w:val="0"/>
    <w:pPr>
      <w:spacing w:after="0" w:line="240" w:lineRule="auto"/>
      <w:ind w:firstLine="420" w:firstLineChars="200"/>
      <w:jc w:val="left"/>
    </w:pPr>
    <w:rPr>
      <w:kern w:val="2"/>
      <w:sz w:val="21"/>
      <w:szCs w:val="24"/>
    </w:rPr>
  </w:style>
  <w:style w:type="paragraph" w:styleId="13">
    <w:name w:val="caption"/>
    <w:basedOn w:val="1"/>
    <w:next w:val="1"/>
    <w:link w:val="120"/>
    <w:unhideWhenUsed/>
    <w:qFormat/>
    <w:uiPriority w:val="0"/>
    <w:pPr>
      <w:spacing w:after="200" w:line="240" w:lineRule="auto"/>
    </w:pPr>
    <w:rPr>
      <w:i/>
      <w:iCs/>
      <w:color w:val="44546A" w:themeColor="text2"/>
      <w:sz w:val="18"/>
      <w:szCs w:val="18"/>
      <w14:textFill>
        <w14:solidFill>
          <w14:schemeClr w14:val="tx2"/>
        </w14:solidFill>
      </w14:textFill>
    </w:rPr>
  </w:style>
  <w:style w:type="paragraph" w:styleId="14">
    <w:name w:val="List Bullet"/>
    <w:basedOn w:val="1"/>
    <w:uiPriority w:val="0"/>
    <w:pPr>
      <w:numPr>
        <w:ilvl w:val="0"/>
        <w:numId w:val="2"/>
      </w:numPr>
      <w:tabs>
        <w:tab w:val="left" w:pos="780"/>
        <w:tab w:val="clear" w:pos="360"/>
      </w:tabs>
      <w:spacing w:after="0" w:line="360" w:lineRule="exact"/>
      <w:ind w:left="780" w:leftChars="200"/>
      <w:jc w:val="left"/>
    </w:pPr>
    <w:rPr>
      <w:rFonts w:ascii="等线 Light" w:hAnsi="等线 Light" w:eastAsia="宋体" w:cs="宋体"/>
      <w:color w:val="000000"/>
      <w:szCs w:val="21"/>
    </w:rPr>
  </w:style>
  <w:style w:type="paragraph" w:styleId="15">
    <w:name w:val="Document Map"/>
    <w:basedOn w:val="1"/>
    <w:link w:val="172"/>
    <w:uiPriority w:val="0"/>
    <w:pPr>
      <w:shd w:val="clear" w:color="auto" w:fill="000080"/>
      <w:spacing w:after="0" w:line="240" w:lineRule="auto"/>
      <w:jc w:val="left"/>
    </w:pPr>
    <w:rPr>
      <w:kern w:val="2"/>
      <w:sz w:val="21"/>
      <w:szCs w:val="24"/>
    </w:rPr>
  </w:style>
  <w:style w:type="paragraph" w:styleId="16">
    <w:name w:val="toa heading"/>
    <w:basedOn w:val="1"/>
    <w:next w:val="1"/>
    <w:uiPriority w:val="0"/>
    <w:pPr>
      <w:spacing w:before="120" w:after="0" w:line="240" w:lineRule="auto"/>
      <w:jc w:val="left"/>
    </w:pPr>
    <w:rPr>
      <w:rFonts w:ascii="等线 Light" w:hAnsi="等线 Light" w:eastAsia="宋体" w:cs="宋体"/>
      <w:szCs w:val="20"/>
    </w:rPr>
  </w:style>
  <w:style w:type="paragraph" w:styleId="17">
    <w:name w:val="annotation text"/>
    <w:basedOn w:val="1"/>
    <w:link w:val="91"/>
    <w:unhideWhenUsed/>
    <w:qFormat/>
    <w:uiPriority w:val="0"/>
    <w:pPr>
      <w:widowControl w:val="0"/>
      <w:spacing w:after="0" w:line="240" w:lineRule="auto"/>
      <w:jc w:val="left"/>
    </w:pPr>
    <w:rPr>
      <w:sz w:val="21"/>
    </w:rPr>
  </w:style>
  <w:style w:type="paragraph" w:styleId="18">
    <w:name w:val="Body Text 3"/>
    <w:basedOn w:val="1"/>
    <w:link w:val="193"/>
    <w:uiPriority w:val="0"/>
    <w:pPr>
      <w:spacing w:after="0" w:line="240" w:lineRule="auto"/>
      <w:jc w:val="left"/>
    </w:pPr>
    <w:rPr>
      <w:rFonts w:ascii="宋体" w:hAnsi="宋体" w:eastAsia="宋体" w:cs="宋体"/>
      <w:color w:val="00FF00"/>
      <w:szCs w:val="24"/>
    </w:rPr>
  </w:style>
  <w:style w:type="paragraph" w:styleId="19">
    <w:name w:val="Body Text"/>
    <w:basedOn w:val="1"/>
    <w:link w:val="190"/>
    <w:unhideWhenUsed/>
    <w:uiPriority w:val="0"/>
    <w:pPr>
      <w:spacing w:after="120"/>
    </w:pPr>
  </w:style>
  <w:style w:type="paragraph" w:styleId="20">
    <w:name w:val="Body Text Indent"/>
    <w:basedOn w:val="1"/>
    <w:link w:val="194"/>
    <w:unhideWhenUsed/>
    <w:uiPriority w:val="0"/>
    <w:pPr>
      <w:spacing w:after="120"/>
      <w:ind w:left="420" w:leftChars="200"/>
    </w:pPr>
  </w:style>
  <w:style w:type="paragraph" w:styleId="21">
    <w:name w:val="List Bullet 2"/>
    <w:basedOn w:val="1"/>
    <w:uiPriority w:val="0"/>
    <w:pPr>
      <w:tabs>
        <w:tab w:val="left" w:pos="360"/>
        <w:tab w:val="left" w:pos="840"/>
      </w:tabs>
      <w:spacing w:after="0"/>
      <w:ind w:left="99" w:leftChars="47" w:firstLine="2530"/>
      <w:jc w:val="center"/>
    </w:pPr>
    <w:rPr>
      <w:rFonts w:ascii="@等线 Light" w:hAnsi="宋体" w:eastAsia="@等线 Light" w:cs="宋体"/>
      <w:bCs/>
      <w:sz w:val="30"/>
      <w:szCs w:val="30"/>
    </w:rPr>
  </w:style>
  <w:style w:type="paragraph" w:styleId="22">
    <w:name w:val="toc 5"/>
    <w:basedOn w:val="1"/>
    <w:next w:val="1"/>
    <w:uiPriority w:val="39"/>
    <w:pPr>
      <w:spacing w:after="0" w:line="240" w:lineRule="auto"/>
      <w:ind w:left="1680" w:leftChars="800"/>
      <w:jc w:val="left"/>
    </w:pPr>
    <w:rPr>
      <w:rFonts w:ascii="宋体" w:hAnsi="宋体" w:eastAsia="宋体" w:cs="宋体"/>
      <w:szCs w:val="24"/>
    </w:rPr>
  </w:style>
  <w:style w:type="paragraph" w:styleId="23">
    <w:name w:val="toc 3"/>
    <w:basedOn w:val="1"/>
    <w:next w:val="1"/>
    <w:unhideWhenUsed/>
    <w:qFormat/>
    <w:uiPriority w:val="39"/>
    <w:pPr>
      <w:ind w:left="840" w:leftChars="400"/>
    </w:pPr>
  </w:style>
  <w:style w:type="paragraph" w:styleId="24">
    <w:name w:val="Plain Text"/>
    <w:basedOn w:val="1"/>
    <w:link w:val="164"/>
    <w:uiPriority w:val="0"/>
    <w:pPr>
      <w:spacing w:after="0"/>
      <w:jc w:val="left"/>
    </w:pPr>
    <w:rPr>
      <w:rFonts w:ascii="等线 Light" w:hAnsi="@等线 Light"/>
      <w:kern w:val="2"/>
      <w:sz w:val="21"/>
      <w:szCs w:val="20"/>
    </w:rPr>
  </w:style>
  <w:style w:type="paragraph" w:styleId="25">
    <w:name w:val="List Number 4"/>
    <w:basedOn w:val="1"/>
    <w:uiPriority w:val="0"/>
    <w:pPr>
      <w:numPr>
        <w:ilvl w:val="0"/>
        <w:numId w:val="3"/>
      </w:numPr>
      <w:tabs>
        <w:tab w:val="left" w:pos="360"/>
        <w:tab w:val="clear" w:pos="720"/>
      </w:tabs>
      <w:spacing w:after="80" w:line="240" w:lineRule="auto"/>
      <w:ind w:left="340" w:hanging="340"/>
      <w:jc w:val="left"/>
    </w:pPr>
    <w:rPr>
      <w:rFonts w:ascii="宋体" w:hAnsi="宋体" w:eastAsia="宋体" w:cs="宋体"/>
      <w:sz w:val="20"/>
      <w:szCs w:val="20"/>
      <w:lang w:eastAsia="en-US"/>
    </w:rPr>
  </w:style>
  <w:style w:type="paragraph" w:styleId="26">
    <w:name w:val="toc 8"/>
    <w:basedOn w:val="1"/>
    <w:next w:val="1"/>
    <w:uiPriority w:val="39"/>
    <w:pPr>
      <w:spacing w:after="0" w:line="240" w:lineRule="auto"/>
      <w:ind w:left="2940" w:leftChars="1400"/>
      <w:jc w:val="left"/>
    </w:pPr>
    <w:rPr>
      <w:rFonts w:ascii="宋体" w:hAnsi="宋体" w:eastAsia="宋体" w:cs="宋体"/>
      <w:szCs w:val="24"/>
    </w:rPr>
  </w:style>
  <w:style w:type="paragraph" w:styleId="27">
    <w:name w:val="Date"/>
    <w:basedOn w:val="1"/>
    <w:next w:val="1"/>
    <w:link w:val="63"/>
    <w:unhideWhenUsed/>
    <w:qFormat/>
    <w:uiPriority w:val="0"/>
    <w:pPr>
      <w:ind w:left="100" w:leftChars="2500"/>
    </w:pPr>
  </w:style>
  <w:style w:type="paragraph" w:styleId="28">
    <w:name w:val="Body Text Indent 2"/>
    <w:basedOn w:val="1"/>
    <w:link w:val="196"/>
    <w:uiPriority w:val="0"/>
    <w:pPr>
      <w:spacing w:after="0"/>
      <w:ind w:firstLine="539"/>
      <w:jc w:val="left"/>
    </w:pPr>
    <w:rPr>
      <w:rFonts w:ascii="宋体" w:hAnsi="宋体" w:eastAsia="宋体" w:cs="宋体"/>
      <w:szCs w:val="24"/>
    </w:rPr>
  </w:style>
  <w:style w:type="paragraph" w:styleId="29">
    <w:name w:val="Balloon Text"/>
    <w:basedOn w:val="1"/>
    <w:link w:val="100"/>
    <w:uiPriority w:val="0"/>
    <w:pPr>
      <w:spacing w:after="0" w:line="240" w:lineRule="auto"/>
      <w:jc w:val="left"/>
    </w:pPr>
    <w:rPr>
      <w:kern w:val="2"/>
      <w:sz w:val="18"/>
      <w:szCs w:val="18"/>
    </w:rPr>
  </w:style>
  <w:style w:type="paragraph" w:styleId="30">
    <w:name w:val="footer"/>
    <w:basedOn w:val="1"/>
    <w:link w:val="62"/>
    <w:unhideWhenUsed/>
    <w:qFormat/>
    <w:uiPriority w:val="99"/>
    <w:pPr>
      <w:tabs>
        <w:tab w:val="center" w:pos="4153"/>
        <w:tab w:val="right" w:pos="8306"/>
      </w:tabs>
      <w:snapToGrid w:val="0"/>
      <w:jc w:val="left"/>
    </w:pPr>
    <w:rPr>
      <w:sz w:val="18"/>
      <w:szCs w:val="18"/>
    </w:rPr>
  </w:style>
  <w:style w:type="paragraph" w:styleId="31">
    <w:name w:val="header"/>
    <w:basedOn w:val="1"/>
    <w:link w:val="61"/>
    <w:unhideWhenUsed/>
    <w:qFormat/>
    <w:uiPriority w:val="99"/>
    <w:pPr>
      <w:pBdr>
        <w:bottom w:val="single" w:color="auto" w:sz="6" w:space="1"/>
      </w:pBdr>
      <w:tabs>
        <w:tab w:val="center" w:pos="4153"/>
        <w:tab w:val="right" w:pos="8306"/>
      </w:tabs>
      <w:snapToGrid w:val="0"/>
      <w:jc w:val="center"/>
    </w:pPr>
    <w:rPr>
      <w:sz w:val="18"/>
      <w:szCs w:val="18"/>
    </w:rPr>
  </w:style>
  <w:style w:type="paragraph" w:styleId="32">
    <w:name w:val="toc 1"/>
    <w:basedOn w:val="1"/>
    <w:next w:val="1"/>
    <w:unhideWhenUsed/>
    <w:qFormat/>
    <w:uiPriority w:val="39"/>
  </w:style>
  <w:style w:type="paragraph" w:styleId="33">
    <w:name w:val="toc 4"/>
    <w:basedOn w:val="1"/>
    <w:next w:val="1"/>
    <w:uiPriority w:val="39"/>
    <w:pPr>
      <w:spacing w:after="0" w:line="240" w:lineRule="auto"/>
      <w:ind w:left="1260" w:leftChars="600"/>
      <w:jc w:val="left"/>
    </w:pPr>
    <w:rPr>
      <w:rFonts w:ascii="宋体" w:hAnsi="宋体" w:eastAsia="宋体" w:cs="宋体"/>
      <w:szCs w:val="24"/>
    </w:rPr>
  </w:style>
  <w:style w:type="paragraph" w:styleId="34">
    <w:name w:val="Subtitle"/>
    <w:basedOn w:val="1"/>
    <w:next w:val="1"/>
    <w:link w:val="74"/>
    <w:qFormat/>
    <w:uiPriority w:val="11"/>
    <w:rPr>
      <w:color w:val="595959" w:themeColor="text1" w:themeTint="A6"/>
      <w:spacing w:val="10"/>
      <w14:textFill>
        <w14:solidFill>
          <w14:schemeClr w14:val="tx1">
            <w14:lumMod w14:val="65000"/>
            <w14:lumOff w14:val="35000"/>
          </w14:schemeClr>
        </w14:solidFill>
      </w14:textFill>
    </w:rPr>
  </w:style>
  <w:style w:type="paragraph" w:styleId="35">
    <w:name w:val="List"/>
    <w:basedOn w:val="1"/>
    <w:uiPriority w:val="0"/>
    <w:pPr>
      <w:numPr>
        <w:ilvl w:val="0"/>
        <w:numId w:val="4"/>
      </w:numPr>
      <w:tabs>
        <w:tab w:val="left" w:pos="432"/>
        <w:tab w:val="left" w:pos="1800"/>
        <w:tab w:val="clear" w:pos="864"/>
      </w:tabs>
      <w:spacing w:before="60" w:after="60" w:line="240" w:lineRule="auto"/>
      <w:jc w:val="left"/>
    </w:pPr>
    <w:rPr>
      <w:rFonts w:ascii="宋体" w:hAnsi="宋体" w:eastAsia="宋体" w:cs="宋体"/>
      <w:sz w:val="22"/>
      <w:szCs w:val="20"/>
      <w:lang w:eastAsia="en-US"/>
    </w:rPr>
  </w:style>
  <w:style w:type="paragraph" w:styleId="36">
    <w:name w:val="footnote text"/>
    <w:basedOn w:val="1"/>
    <w:link w:val="116"/>
    <w:uiPriority w:val="0"/>
    <w:pPr>
      <w:snapToGrid w:val="0"/>
      <w:spacing w:after="0" w:line="240" w:lineRule="auto"/>
      <w:jc w:val="left"/>
    </w:pPr>
    <w:rPr>
      <w:kern w:val="2"/>
      <w:sz w:val="18"/>
      <w:szCs w:val="18"/>
    </w:rPr>
  </w:style>
  <w:style w:type="paragraph" w:styleId="37">
    <w:name w:val="toc 6"/>
    <w:basedOn w:val="1"/>
    <w:next w:val="1"/>
    <w:uiPriority w:val="39"/>
    <w:pPr>
      <w:spacing w:after="0" w:line="240" w:lineRule="auto"/>
      <w:ind w:left="2100" w:leftChars="1000"/>
      <w:jc w:val="left"/>
    </w:pPr>
    <w:rPr>
      <w:rFonts w:ascii="宋体" w:hAnsi="宋体" w:eastAsia="宋体" w:cs="宋体"/>
      <w:szCs w:val="24"/>
    </w:rPr>
  </w:style>
  <w:style w:type="paragraph" w:styleId="38">
    <w:name w:val="Body Text Indent 3"/>
    <w:basedOn w:val="1"/>
    <w:link w:val="187"/>
    <w:uiPriority w:val="0"/>
    <w:pPr>
      <w:spacing w:after="0"/>
      <w:ind w:firstLine="540"/>
      <w:jc w:val="left"/>
    </w:pPr>
    <w:rPr>
      <w:rFonts w:ascii="宋体" w:hAnsi="宋体" w:eastAsia="宋体" w:cs="宋体"/>
      <w:color w:val="0000FF"/>
      <w:szCs w:val="24"/>
    </w:rPr>
  </w:style>
  <w:style w:type="paragraph" w:styleId="39">
    <w:name w:val="table of figures"/>
    <w:basedOn w:val="1"/>
    <w:next w:val="1"/>
    <w:uiPriority w:val="0"/>
    <w:pPr>
      <w:snapToGrid w:val="0"/>
      <w:spacing w:before="80" w:after="80" w:line="300" w:lineRule="auto"/>
      <w:ind w:left="840" w:hanging="420"/>
      <w:jc w:val="left"/>
    </w:pPr>
    <w:rPr>
      <w:rFonts w:ascii="宋体" w:hAnsi="宋体" w:eastAsia="宋体" w:cs="宋体"/>
      <w:szCs w:val="20"/>
    </w:rPr>
  </w:style>
  <w:style w:type="paragraph" w:styleId="40">
    <w:name w:val="toc 2"/>
    <w:basedOn w:val="1"/>
    <w:next w:val="1"/>
    <w:unhideWhenUsed/>
    <w:qFormat/>
    <w:uiPriority w:val="39"/>
    <w:pPr>
      <w:ind w:left="420" w:leftChars="200"/>
    </w:pPr>
  </w:style>
  <w:style w:type="paragraph" w:styleId="41">
    <w:name w:val="toc 9"/>
    <w:basedOn w:val="1"/>
    <w:next w:val="1"/>
    <w:uiPriority w:val="39"/>
    <w:pPr>
      <w:spacing w:after="0" w:line="240" w:lineRule="auto"/>
      <w:ind w:left="3360" w:leftChars="1600"/>
      <w:jc w:val="left"/>
    </w:pPr>
    <w:rPr>
      <w:rFonts w:ascii="宋体" w:hAnsi="宋体" w:eastAsia="宋体" w:cs="宋体"/>
      <w:szCs w:val="24"/>
    </w:rPr>
  </w:style>
  <w:style w:type="paragraph" w:styleId="42">
    <w:name w:val="Body Text 2"/>
    <w:basedOn w:val="1"/>
    <w:link w:val="125"/>
    <w:uiPriority w:val="0"/>
    <w:pPr>
      <w:spacing w:after="0" w:line="240" w:lineRule="auto"/>
      <w:jc w:val="center"/>
    </w:pPr>
    <w:rPr>
      <w:kern w:val="2"/>
      <w:sz w:val="32"/>
      <w:szCs w:val="24"/>
    </w:rPr>
  </w:style>
  <w:style w:type="paragraph" w:styleId="43">
    <w:name w:val="HTML Preformatted"/>
    <w:basedOn w:val="1"/>
    <w:link w:val="99"/>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30" w:line="240" w:lineRule="auto"/>
      <w:ind w:left="135"/>
      <w:jc w:val="left"/>
    </w:pPr>
    <w:rPr>
      <w:rFonts w:ascii="等线 Light" w:hAnsi="等线 Light" w:cs="等线 Light"/>
      <w:szCs w:val="24"/>
    </w:rPr>
  </w:style>
  <w:style w:type="paragraph" w:styleId="44">
    <w:name w:val="Normal (Web)"/>
    <w:basedOn w:val="1"/>
    <w:unhideWhenUsed/>
    <w:qFormat/>
    <w:uiPriority w:val="99"/>
    <w:pPr>
      <w:spacing w:before="100" w:beforeAutospacing="1" w:after="100" w:afterAutospacing="1" w:line="240" w:lineRule="auto"/>
      <w:jc w:val="left"/>
    </w:pPr>
    <w:rPr>
      <w:rFonts w:ascii="宋体" w:hAnsi="宋体" w:eastAsia="宋体" w:cs="宋体"/>
      <w:szCs w:val="24"/>
    </w:rPr>
  </w:style>
  <w:style w:type="paragraph" w:styleId="45">
    <w:name w:val="index 1"/>
    <w:basedOn w:val="1"/>
    <w:next w:val="1"/>
    <w:uiPriority w:val="0"/>
    <w:pPr>
      <w:spacing w:after="0"/>
      <w:jc w:val="left"/>
    </w:pPr>
    <w:rPr>
      <w:rFonts w:ascii="等线 Light" w:hAnsi="等线 Light" w:eastAsia="宋体" w:cs="宋体"/>
      <w:color w:val="000000"/>
      <w:szCs w:val="21"/>
    </w:rPr>
  </w:style>
  <w:style w:type="paragraph" w:styleId="46">
    <w:name w:val="Title"/>
    <w:basedOn w:val="1"/>
    <w:next w:val="1"/>
    <w:link w:val="73"/>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paragraph" w:styleId="47">
    <w:name w:val="annotation subject"/>
    <w:basedOn w:val="17"/>
    <w:next w:val="17"/>
    <w:link w:val="151"/>
    <w:uiPriority w:val="0"/>
    <w:pPr>
      <w:widowControl/>
    </w:pPr>
    <w:rPr>
      <w:b/>
      <w:bCs/>
      <w:kern w:val="2"/>
      <w:szCs w:val="24"/>
    </w:rPr>
  </w:style>
  <w:style w:type="paragraph" w:styleId="48">
    <w:name w:val="Body Text First Indent"/>
    <w:basedOn w:val="19"/>
    <w:link w:val="140"/>
    <w:uiPriority w:val="0"/>
    <w:pPr>
      <w:spacing w:line="240" w:lineRule="auto"/>
      <w:ind w:firstLine="420" w:firstLineChars="100"/>
      <w:jc w:val="left"/>
    </w:pPr>
    <w:rPr>
      <w:kern w:val="2"/>
      <w:sz w:val="21"/>
      <w:szCs w:val="24"/>
    </w:rPr>
  </w:style>
  <w:style w:type="paragraph" w:styleId="49">
    <w:name w:val="Body Text First Indent 2"/>
    <w:basedOn w:val="20"/>
    <w:link w:val="176"/>
    <w:uiPriority w:val="0"/>
    <w:pPr>
      <w:spacing w:line="240" w:lineRule="auto"/>
      <w:ind w:firstLine="420" w:firstLineChars="200"/>
      <w:jc w:val="left"/>
    </w:pPr>
    <w:rPr>
      <w:kern w:val="2"/>
      <w:szCs w:val="24"/>
    </w:rPr>
  </w:style>
  <w:style w:type="table" w:styleId="51">
    <w:name w:val="Table Grid"/>
    <w:basedOn w:val="50"/>
    <w:uiPriority w:val="0"/>
    <w:pPr>
      <w:widowControl w:val="0"/>
      <w:jc w:val="both"/>
    </w:pPr>
    <w:rPr>
      <w:rFonts w:ascii="Times New Roman" w:hAnsi="Times New Roman" w:eastAsia="宋体" w:cs="Times New Roman"/>
      <w:lang w:eastAsia="zh-TW"/>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52">
    <w:name w:val="Medium Grid 1 Accent 2"/>
    <w:basedOn w:val="50"/>
    <w:uiPriority w:val="0"/>
    <w:rPr>
      <w:rFonts w:ascii="Times New Roman" w:hAnsi="Times New Roman" w:eastAsia="宋体" w:cs="Times New Roman"/>
      <w:kern w:val="2"/>
      <w:sz w:val="21"/>
      <w:szCs w:val="24"/>
      <w:lang w:eastAsia="zh-TW"/>
    </w:rPr>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Layout w:type="fixed"/>
    </w:tblPr>
    <w:tcPr>
      <w:shd w:val="clear" w:color="auto" w:fill="EFD3D2"/>
    </w:tcPr>
    <w:tblStylePr w:type="firstRow">
      <w:rPr>
        <w:b/>
        <w:bCs/>
      </w:rPr>
    </w:tblStylePr>
    <w:tblStylePr w:type="lastRow">
      <w:rPr>
        <w:b/>
        <w:bCs/>
      </w:rPr>
      <w:tblPr>
        <w:tblLayout w:type="fixed"/>
      </w:tblPr>
      <w:tcPr>
        <w:tcBorders>
          <w:top w:val="single" w:color="CF7B79" w:sz="18"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blLayout w:type="fixed"/>
      </w:tblPr>
      <w:tcPr>
        <w:shd w:val="clear" w:color="auto" w:fill="DFA7A6"/>
      </w:tcPr>
    </w:tblStylePr>
    <w:tblStylePr w:type="band1Horz">
      <w:tblPr>
        <w:tblLayout w:type="fixed"/>
      </w:tblPr>
      <w:tcPr>
        <w:shd w:val="clear" w:color="auto" w:fill="DFA7A6"/>
      </w:tcPr>
    </w:tblStylePr>
  </w:style>
  <w:style w:type="character" w:styleId="54">
    <w:name w:val="Strong"/>
    <w:basedOn w:val="53"/>
    <w:qFormat/>
    <w:uiPriority w:val="22"/>
    <w:rPr>
      <w:b/>
      <w:bCs/>
      <w:color w:val="000000" w:themeColor="text1"/>
      <w14:textFill>
        <w14:solidFill>
          <w14:schemeClr w14:val="tx1"/>
        </w14:solidFill>
      </w14:textFill>
    </w:rPr>
  </w:style>
  <w:style w:type="character" w:styleId="55">
    <w:name w:val="page number"/>
    <w:basedOn w:val="53"/>
    <w:uiPriority w:val="0"/>
  </w:style>
  <w:style w:type="character" w:styleId="56">
    <w:name w:val="FollowedHyperlink"/>
    <w:uiPriority w:val="98"/>
    <w:rPr>
      <w:color w:val="800080"/>
      <w:u w:val="single"/>
    </w:rPr>
  </w:style>
  <w:style w:type="character" w:styleId="57">
    <w:name w:val="Emphasis"/>
    <w:basedOn w:val="53"/>
    <w:qFormat/>
    <w:uiPriority w:val="20"/>
    <w:rPr>
      <w:i/>
      <w:iCs/>
      <w:color w:val="auto"/>
    </w:rPr>
  </w:style>
  <w:style w:type="character" w:styleId="58">
    <w:name w:val="Hyperlink"/>
    <w:basedOn w:val="53"/>
    <w:unhideWhenUsed/>
    <w:qFormat/>
    <w:uiPriority w:val="99"/>
    <w:rPr>
      <w:color w:val="0563C1" w:themeColor="hyperlink"/>
      <w:u w:val="single"/>
      <w14:textFill>
        <w14:solidFill>
          <w14:schemeClr w14:val="hlink"/>
        </w14:solidFill>
      </w14:textFill>
    </w:rPr>
  </w:style>
  <w:style w:type="character" w:styleId="59">
    <w:name w:val="annotation reference"/>
    <w:uiPriority w:val="99"/>
    <w:rPr>
      <w:sz w:val="21"/>
      <w:szCs w:val="21"/>
    </w:rPr>
  </w:style>
  <w:style w:type="character" w:styleId="60">
    <w:name w:val="footnote reference"/>
    <w:uiPriority w:val="0"/>
    <w:rPr>
      <w:vertAlign w:val="superscript"/>
    </w:rPr>
  </w:style>
  <w:style w:type="character" w:customStyle="1" w:styleId="61">
    <w:name w:val="页眉 Char"/>
    <w:basedOn w:val="53"/>
    <w:link w:val="31"/>
    <w:qFormat/>
    <w:uiPriority w:val="99"/>
    <w:rPr>
      <w:sz w:val="18"/>
      <w:szCs w:val="18"/>
    </w:rPr>
  </w:style>
  <w:style w:type="character" w:customStyle="1" w:styleId="62">
    <w:name w:val="页脚 Char"/>
    <w:basedOn w:val="53"/>
    <w:link w:val="30"/>
    <w:qFormat/>
    <w:uiPriority w:val="99"/>
    <w:rPr>
      <w:sz w:val="18"/>
      <w:szCs w:val="18"/>
    </w:rPr>
  </w:style>
  <w:style w:type="character" w:customStyle="1" w:styleId="63">
    <w:name w:val="日期 Char"/>
    <w:basedOn w:val="53"/>
    <w:link w:val="27"/>
    <w:semiHidden/>
    <w:qFormat/>
    <w:uiPriority w:val="99"/>
  </w:style>
  <w:style w:type="character" w:customStyle="1" w:styleId="64">
    <w:name w:val="标题 1 Char"/>
    <w:basedOn w:val="53"/>
    <w:link w:val="2"/>
    <w:qFormat/>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65">
    <w:name w:val="标题 2 Char"/>
    <w:basedOn w:val="53"/>
    <w:link w:val="3"/>
    <w:qFormat/>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66">
    <w:name w:val="标题 3 Char"/>
    <w:basedOn w:val="53"/>
    <w:link w:val="4"/>
    <w:qFormat/>
    <w:uiPriority w:val="9"/>
    <w:rPr>
      <w:rFonts w:asciiTheme="majorHAnsi" w:hAnsiTheme="majorHAnsi" w:eastAsiaTheme="majorEastAsia" w:cstheme="majorBidi"/>
      <w:b/>
      <w:bCs/>
      <w:color w:val="000000" w:themeColor="text1"/>
      <w:sz w:val="24"/>
      <w:szCs w:val="22"/>
      <w14:textFill>
        <w14:solidFill>
          <w14:schemeClr w14:val="tx1"/>
        </w14:solidFill>
      </w14:textFill>
    </w:rPr>
  </w:style>
  <w:style w:type="character" w:customStyle="1" w:styleId="67">
    <w:name w:val="标题 4 Char"/>
    <w:basedOn w:val="53"/>
    <w:link w:val="5"/>
    <w:qFormat/>
    <w:uiPriority w:val="9"/>
    <w:rPr>
      <w:rFonts w:asciiTheme="majorHAnsi" w:hAnsiTheme="majorHAnsi" w:eastAsiaTheme="majorEastAsia" w:cstheme="majorBidi"/>
      <w:b/>
      <w:bCs/>
      <w:i/>
      <w:iCs/>
      <w:color w:val="000000" w:themeColor="text1"/>
      <w:sz w:val="24"/>
      <w:szCs w:val="22"/>
      <w14:textFill>
        <w14:solidFill>
          <w14:schemeClr w14:val="tx1"/>
        </w14:solidFill>
      </w14:textFill>
    </w:rPr>
  </w:style>
  <w:style w:type="character" w:customStyle="1" w:styleId="68">
    <w:name w:val="标题 5 Char"/>
    <w:basedOn w:val="53"/>
    <w:link w:val="6"/>
    <w:qFormat/>
    <w:uiPriority w:val="9"/>
    <w:rPr>
      <w:rFonts w:asciiTheme="majorHAnsi" w:hAnsiTheme="majorHAnsi" w:eastAsiaTheme="majorEastAsia" w:cstheme="majorBidi"/>
      <w:color w:val="333F50" w:themeColor="text2" w:themeShade="BF"/>
      <w:sz w:val="24"/>
      <w:szCs w:val="22"/>
    </w:rPr>
  </w:style>
  <w:style w:type="character" w:customStyle="1" w:styleId="69">
    <w:name w:val="标题 6 Char"/>
    <w:basedOn w:val="53"/>
    <w:link w:val="7"/>
    <w:qFormat/>
    <w:uiPriority w:val="9"/>
    <w:rPr>
      <w:rFonts w:asciiTheme="majorHAnsi" w:hAnsiTheme="majorHAnsi" w:eastAsiaTheme="majorEastAsia" w:cstheme="majorBidi"/>
      <w:i/>
      <w:iCs/>
      <w:color w:val="333F50" w:themeColor="text2" w:themeShade="BF"/>
      <w:sz w:val="24"/>
      <w:szCs w:val="22"/>
    </w:rPr>
  </w:style>
  <w:style w:type="character" w:customStyle="1" w:styleId="70">
    <w:name w:val="标题 7 Char"/>
    <w:basedOn w:val="53"/>
    <w:link w:val="8"/>
    <w:qFormat/>
    <w:uiPriority w:val="9"/>
    <w:rPr>
      <w:rFonts w:asciiTheme="majorHAnsi" w:hAnsiTheme="majorHAnsi" w:eastAsiaTheme="majorEastAsia" w:cstheme="majorBidi"/>
      <w:i/>
      <w:iCs/>
      <w:color w:val="404040" w:themeColor="text1" w:themeTint="BF"/>
      <w:sz w:val="24"/>
      <w:szCs w:val="22"/>
      <w14:textFill>
        <w14:solidFill>
          <w14:schemeClr w14:val="tx1">
            <w14:lumMod w14:val="75000"/>
            <w14:lumOff w14:val="25000"/>
          </w14:schemeClr>
        </w14:solidFill>
      </w14:textFill>
    </w:rPr>
  </w:style>
  <w:style w:type="character" w:customStyle="1" w:styleId="71">
    <w:name w:val="标题 8 Char"/>
    <w:basedOn w:val="53"/>
    <w:link w:val="9"/>
    <w:qFormat/>
    <w:uiPriority w:val="9"/>
    <w:rPr>
      <w:rFonts w:asciiTheme="majorHAnsi" w:hAnsiTheme="majorHAnsi" w:eastAsiaTheme="majorEastAsia" w:cstheme="majorBidi"/>
      <w:color w:val="404040" w:themeColor="text1" w:themeTint="BF"/>
      <w14:textFill>
        <w14:solidFill>
          <w14:schemeClr w14:val="tx1">
            <w14:lumMod w14:val="75000"/>
            <w14:lumOff w14:val="25000"/>
          </w14:schemeClr>
        </w14:solidFill>
      </w14:textFill>
    </w:rPr>
  </w:style>
  <w:style w:type="character" w:customStyle="1" w:styleId="72">
    <w:name w:val="标题 9 Char"/>
    <w:basedOn w:val="53"/>
    <w:link w:val="10"/>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73">
    <w:name w:val="标题 Char"/>
    <w:basedOn w:val="53"/>
    <w:link w:val="46"/>
    <w:qFormat/>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74">
    <w:name w:val="副标题 Char"/>
    <w:basedOn w:val="53"/>
    <w:link w:val="34"/>
    <w:qFormat/>
    <w:uiPriority w:val="11"/>
    <w:rPr>
      <w:color w:val="595959" w:themeColor="text1" w:themeTint="A6"/>
      <w:spacing w:val="10"/>
      <w14:textFill>
        <w14:solidFill>
          <w14:schemeClr w14:val="tx1">
            <w14:lumMod w14:val="65000"/>
            <w14:lumOff w14:val="35000"/>
          </w14:schemeClr>
        </w14:solidFill>
      </w14:textFill>
    </w:rPr>
  </w:style>
  <w:style w:type="paragraph" w:customStyle="1" w:styleId="75">
    <w:name w:val="无间隔1"/>
    <w:qFormat/>
    <w:uiPriority w:val="1"/>
    <w:rPr>
      <w:rFonts w:asciiTheme="minorHAnsi" w:hAnsiTheme="minorHAnsi" w:eastAsiaTheme="minorEastAsia" w:cstheme="minorBidi"/>
      <w:sz w:val="22"/>
      <w:szCs w:val="22"/>
      <w:lang w:val="en-US" w:eastAsia="zh-CN" w:bidi="ar-SA"/>
    </w:rPr>
  </w:style>
  <w:style w:type="paragraph" w:customStyle="1" w:styleId="76">
    <w:name w:val="引用1"/>
    <w:basedOn w:val="1"/>
    <w:next w:val="1"/>
    <w:link w:val="77"/>
    <w:qFormat/>
    <w:uiPriority w:val="29"/>
    <w:pPr>
      <w:spacing w:before="160"/>
      <w:ind w:left="720" w:right="720"/>
    </w:pPr>
    <w:rPr>
      <w:i/>
      <w:iCs/>
      <w:color w:val="000000" w:themeColor="text1"/>
      <w14:textFill>
        <w14:solidFill>
          <w14:schemeClr w14:val="tx1"/>
        </w14:solidFill>
      </w14:textFill>
    </w:rPr>
  </w:style>
  <w:style w:type="character" w:customStyle="1" w:styleId="77">
    <w:name w:val="引用 Char"/>
    <w:basedOn w:val="53"/>
    <w:link w:val="76"/>
    <w:qFormat/>
    <w:uiPriority w:val="29"/>
    <w:rPr>
      <w:i/>
      <w:iCs/>
      <w:color w:val="000000" w:themeColor="text1"/>
      <w14:textFill>
        <w14:solidFill>
          <w14:schemeClr w14:val="tx1"/>
        </w14:solidFill>
      </w14:textFill>
    </w:rPr>
  </w:style>
  <w:style w:type="paragraph" w:customStyle="1" w:styleId="78">
    <w:name w:val="明显引用1"/>
    <w:basedOn w:val="1"/>
    <w:next w:val="1"/>
    <w:link w:val="79"/>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79">
    <w:name w:val="明显引用 Char"/>
    <w:basedOn w:val="53"/>
    <w:link w:val="78"/>
    <w:qFormat/>
    <w:uiPriority w:val="30"/>
    <w:rPr>
      <w:color w:val="000000" w:themeColor="text1"/>
      <w:shd w:val="clear" w:color="auto" w:fill="F1F1F1" w:themeFill="background1" w:themeFillShade="F2"/>
      <w14:textFill>
        <w14:solidFill>
          <w14:schemeClr w14:val="tx1"/>
        </w14:solidFill>
      </w14:textFill>
    </w:rPr>
  </w:style>
  <w:style w:type="character" w:customStyle="1" w:styleId="80">
    <w:name w:val="不明显强调1"/>
    <w:basedOn w:val="53"/>
    <w:qFormat/>
    <w:uiPriority w:val="19"/>
    <w:rPr>
      <w:i/>
      <w:iCs/>
      <w:color w:val="404040" w:themeColor="text1" w:themeTint="BF"/>
      <w14:textFill>
        <w14:solidFill>
          <w14:schemeClr w14:val="tx1">
            <w14:lumMod w14:val="75000"/>
            <w14:lumOff w14:val="25000"/>
          </w14:schemeClr>
        </w14:solidFill>
      </w14:textFill>
    </w:rPr>
  </w:style>
  <w:style w:type="character" w:customStyle="1" w:styleId="81">
    <w:name w:val="明显强调1"/>
    <w:basedOn w:val="53"/>
    <w:qFormat/>
    <w:uiPriority w:val="21"/>
    <w:rPr>
      <w:b/>
      <w:bCs/>
      <w:i/>
      <w:iCs/>
      <w:caps/>
    </w:rPr>
  </w:style>
  <w:style w:type="character" w:customStyle="1" w:styleId="82">
    <w:name w:val="不明显参考1"/>
    <w:basedOn w:val="53"/>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83">
    <w:name w:val="明显参考1"/>
    <w:basedOn w:val="53"/>
    <w:qFormat/>
    <w:uiPriority w:val="32"/>
    <w:rPr>
      <w:b/>
      <w:bCs/>
      <w:smallCaps/>
      <w:u w:val="single"/>
    </w:rPr>
  </w:style>
  <w:style w:type="character" w:customStyle="1" w:styleId="84">
    <w:name w:val="书籍标题1"/>
    <w:basedOn w:val="53"/>
    <w:qFormat/>
    <w:uiPriority w:val="33"/>
    <w:rPr>
      <w:smallCaps/>
      <w:spacing w:val="5"/>
    </w:rPr>
  </w:style>
  <w:style w:type="paragraph" w:customStyle="1" w:styleId="85">
    <w:name w:val="TOC 标题1"/>
    <w:basedOn w:val="2"/>
    <w:next w:val="1"/>
    <w:unhideWhenUsed/>
    <w:qFormat/>
    <w:uiPriority w:val="39"/>
    <w:pPr>
      <w:outlineLvl w:val="9"/>
    </w:pPr>
  </w:style>
  <w:style w:type="paragraph" w:customStyle="1" w:styleId="86">
    <w:name w:val="列出段落1"/>
    <w:basedOn w:val="1"/>
    <w:qFormat/>
    <w:uiPriority w:val="0"/>
    <w:pPr>
      <w:ind w:firstLine="420" w:firstLineChars="200"/>
    </w:pPr>
  </w:style>
  <w:style w:type="paragraph" w:customStyle="1" w:styleId="87">
    <w:name w:val="列出段落2"/>
    <w:basedOn w:val="1"/>
    <w:link w:val="88"/>
    <w:qFormat/>
    <w:uiPriority w:val="0"/>
    <w:pPr>
      <w:widowControl w:val="0"/>
      <w:spacing w:after="50" w:afterLines="50" w:line="440" w:lineRule="exact"/>
      <w:ind w:left="400" w:leftChars="400" w:firstLine="420" w:firstLineChars="200"/>
    </w:pPr>
    <w:rPr>
      <w:rFonts w:ascii="Times New Roman" w:hAnsi="Times New Roman" w:eastAsia="仿宋_GB2312" w:cs="Times New Roman"/>
      <w:kern w:val="2"/>
      <w:sz w:val="21"/>
      <w:szCs w:val="24"/>
    </w:rPr>
  </w:style>
  <w:style w:type="character" w:customStyle="1" w:styleId="88">
    <w:name w:val="列出段落 Char"/>
    <w:link w:val="87"/>
    <w:qFormat/>
    <w:uiPriority w:val="99"/>
    <w:rPr>
      <w:rFonts w:ascii="Times New Roman" w:hAnsi="Times New Roman" w:eastAsia="仿宋_GB2312" w:cs="Times New Roman"/>
      <w:kern w:val="2"/>
      <w:sz w:val="21"/>
      <w:szCs w:val="24"/>
    </w:rPr>
  </w:style>
  <w:style w:type="paragraph" w:customStyle="1" w:styleId="89">
    <w:name w:val="JZ正文"/>
    <w:basedOn w:val="1"/>
    <w:qFormat/>
    <w:uiPriority w:val="0"/>
    <w:pPr>
      <w:widowControl w:val="0"/>
      <w:spacing w:before="60" w:after="60"/>
      <w:ind w:firstLine="200" w:firstLineChars="200"/>
    </w:pPr>
    <w:rPr>
      <w:rFonts w:ascii="Times New Roman" w:hAnsi="Times New Roman" w:eastAsia="宋体" w:cs="Times New Roman"/>
      <w:kern w:val="2"/>
      <w:szCs w:val="20"/>
    </w:rPr>
  </w:style>
  <w:style w:type="paragraph" w:customStyle="1" w:styleId="90">
    <w:name w:val="列表段落1"/>
    <w:basedOn w:val="1"/>
    <w:qFormat/>
    <w:uiPriority w:val="34"/>
    <w:pPr>
      <w:widowControl w:val="0"/>
      <w:spacing w:afterLines="50" w:line="440" w:lineRule="exact"/>
      <w:ind w:left="400" w:leftChars="400" w:firstLine="420" w:firstLineChars="200"/>
    </w:pPr>
    <w:rPr>
      <w:rFonts w:ascii="Times New Roman" w:hAnsi="Times New Roman" w:eastAsia="仿宋_GB2312" w:cs="Times New Roman"/>
      <w:kern w:val="2"/>
      <w:sz w:val="21"/>
      <w:szCs w:val="24"/>
    </w:rPr>
  </w:style>
  <w:style w:type="character" w:customStyle="1" w:styleId="91">
    <w:name w:val="批注文字 Char"/>
    <w:link w:val="17"/>
    <w:qFormat/>
    <w:uiPriority w:val="0"/>
    <w:rPr>
      <w:sz w:val="21"/>
      <w:szCs w:val="22"/>
    </w:rPr>
  </w:style>
  <w:style w:type="character" w:customStyle="1" w:styleId="92">
    <w:name w:val="批注文字 Char1"/>
    <w:basedOn w:val="53"/>
    <w:qFormat/>
    <w:uiPriority w:val="99"/>
    <w:rPr>
      <w:sz w:val="24"/>
      <w:szCs w:val="22"/>
    </w:rPr>
  </w:style>
  <w:style w:type="character" w:customStyle="1" w:styleId="93">
    <w:name w:val="z1 Char Char"/>
    <w:link w:val="94"/>
    <w:uiPriority w:val="0"/>
    <w:rPr>
      <w:rFonts w:ascii="Calibri Light" w:hAnsi="Calibri Light"/>
      <w:b/>
      <w:kern w:val="2"/>
      <w:sz w:val="24"/>
      <w:szCs w:val="22"/>
    </w:rPr>
  </w:style>
  <w:style w:type="paragraph" w:customStyle="1" w:styleId="94">
    <w:name w:val="z1"/>
    <w:basedOn w:val="95"/>
    <w:link w:val="93"/>
    <w:uiPriority w:val="0"/>
    <w:pPr>
      <w:spacing w:after="200" w:line="276" w:lineRule="auto"/>
      <w:ind w:left="425" w:hanging="425" w:firstLineChars="0"/>
      <w:outlineLvl w:val="0"/>
    </w:pPr>
    <w:rPr>
      <w:rFonts w:ascii="Calibri Light" w:hAnsi="Calibri Light" w:eastAsiaTheme="minorEastAsia" w:cstheme="minorBidi"/>
      <w:b/>
      <w:kern w:val="2"/>
      <w:szCs w:val="22"/>
    </w:rPr>
  </w:style>
  <w:style w:type="paragraph" w:styleId="95">
    <w:name w:val="List Paragraph"/>
    <w:basedOn w:val="1"/>
    <w:qFormat/>
    <w:uiPriority w:val="99"/>
    <w:pPr>
      <w:spacing w:after="0" w:line="240" w:lineRule="auto"/>
      <w:ind w:firstLine="420" w:firstLineChars="200"/>
      <w:jc w:val="left"/>
    </w:pPr>
    <w:rPr>
      <w:rFonts w:ascii="宋体" w:hAnsi="宋体" w:eastAsia="宋体" w:cs="宋体"/>
      <w:szCs w:val="24"/>
    </w:rPr>
  </w:style>
  <w:style w:type="character" w:customStyle="1" w:styleId="96">
    <w:name w:val="big1"/>
    <w:uiPriority w:val="0"/>
    <w:rPr>
      <w:rFonts w:hint="eastAsia" w:ascii="等线 Light" w:hAnsi="等线 Light" w:eastAsia="等线 Light"/>
      <w:sz w:val="18"/>
      <w:szCs w:val="18"/>
    </w:rPr>
  </w:style>
  <w:style w:type="character" w:customStyle="1" w:styleId="97">
    <w:name w:val="Char Char1"/>
    <w:uiPriority w:val="0"/>
    <w:rPr>
      <w:rFonts w:eastAsia="等线 Light"/>
      <w:kern w:val="2"/>
      <w:sz w:val="24"/>
      <w:lang w:val="en-US" w:eastAsia="zh-CN"/>
    </w:rPr>
  </w:style>
  <w:style w:type="character" w:customStyle="1" w:styleId="98">
    <w:name w:val="样式 脚注引用 + 小四 加粗"/>
    <w:uiPriority w:val="0"/>
    <w:rPr>
      <w:rFonts w:eastAsia="等线 Light"/>
      <w:b/>
      <w:sz w:val="32"/>
      <w:vertAlign w:val="superscript"/>
    </w:rPr>
  </w:style>
  <w:style w:type="character" w:customStyle="1" w:styleId="99">
    <w:name w:val="HTML 预设格式 Char"/>
    <w:link w:val="43"/>
    <w:uiPriority w:val="99"/>
    <w:rPr>
      <w:rFonts w:ascii="等线 Light" w:hAnsi="等线 Light" w:cs="等线 Light"/>
      <w:sz w:val="24"/>
      <w:szCs w:val="24"/>
    </w:rPr>
  </w:style>
  <w:style w:type="character" w:customStyle="1" w:styleId="100">
    <w:name w:val="批注框文本 Char"/>
    <w:link w:val="29"/>
    <w:uiPriority w:val="0"/>
    <w:rPr>
      <w:kern w:val="2"/>
      <w:sz w:val="18"/>
      <w:szCs w:val="18"/>
    </w:rPr>
  </w:style>
  <w:style w:type="character" w:customStyle="1" w:styleId="101">
    <w:name w:val="html_val1"/>
    <w:uiPriority w:val="0"/>
    <w:rPr>
      <w:color w:val="0000FF"/>
    </w:rPr>
  </w:style>
  <w:style w:type="character" w:customStyle="1" w:styleId="102">
    <w:name w:val="WW8Num10z1"/>
    <w:uiPriority w:val="0"/>
    <w:rPr>
      <w:rFonts w:ascii="等线 Light" w:hAnsi="等线 Light"/>
      <w:b/>
      <w:kern w:val="1"/>
      <w:sz w:val="30"/>
    </w:rPr>
  </w:style>
  <w:style w:type="character" w:customStyle="1" w:styleId="103">
    <w:name w:val="trans"/>
    <w:uiPriority w:val="0"/>
    <w:rPr>
      <w:rFonts w:ascii="等线 Light" w:eastAsia="等线 Light"/>
      <w:kern w:val="2"/>
      <w:sz w:val="24"/>
      <w:lang w:val="en-US" w:eastAsia="zh-CN"/>
    </w:rPr>
  </w:style>
  <w:style w:type="character" w:customStyle="1" w:styleId="104">
    <w:name w:val="z1.1 Char Char"/>
    <w:link w:val="105"/>
    <w:uiPriority w:val="0"/>
    <w:rPr>
      <w:rFonts w:ascii="等线 Light" w:hAnsi="等线 Light"/>
      <w:bCs/>
      <w:color w:val="000000"/>
      <w:kern w:val="44"/>
      <w:sz w:val="30"/>
      <w:szCs w:val="30"/>
    </w:rPr>
  </w:style>
  <w:style w:type="paragraph" w:customStyle="1" w:styleId="105">
    <w:name w:val="z1.1"/>
    <w:basedOn w:val="106"/>
    <w:link w:val="104"/>
    <w:uiPriority w:val="0"/>
    <w:pPr>
      <w:tabs>
        <w:tab w:val="left" w:pos="0"/>
        <w:tab w:val="left" w:pos="142"/>
        <w:tab w:val="left" w:pos="372"/>
        <w:tab w:val="left" w:pos="3260"/>
      </w:tabs>
      <w:ind w:left="420" w:firstLine="0"/>
    </w:pPr>
    <w:rPr>
      <w:b w:val="0"/>
      <w:bCs/>
      <w:color w:val="000000"/>
      <w:szCs w:val="30"/>
    </w:rPr>
  </w:style>
  <w:style w:type="paragraph" w:customStyle="1" w:styleId="106">
    <w:name w:val="样式3"/>
    <w:basedOn w:val="107"/>
    <w:link w:val="128"/>
    <w:uiPriority w:val="0"/>
    <w:pPr>
      <w:keepNext/>
      <w:keepLines/>
      <w:numPr>
        <w:ilvl w:val="0"/>
        <w:numId w:val="0"/>
      </w:numPr>
      <w:tabs>
        <w:tab w:val="left" w:pos="0"/>
        <w:tab w:val="left" w:pos="372"/>
        <w:tab w:val="left" w:pos="3260"/>
      </w:tabs>
      <w:spacing w:before="120" w:after="120"/>
      <w:ind w:left="425" w:hanging="425"/>
      <w:outlineLvl w:val="1"/>
    </w:pPr>
    <w:rPr>
      <w:rFonts w:ascii="等线 Light" w:hAnsi="等线 Light" w:cstheme="minorBidi"/>
      <w:b/>
      <w:bCs w:val="0"/>
      <w:kern w:val="44"/>
      <w:sz w:val="30"/>
      <w:szCs w:val="20"/>
    </w:rPr>
  </w:style>
  <w:style w:type="paragraph" w:customStyle="1" w:styleId="107">
    <w:name w:val="样式1"/>
    <w:basedOn w:val="7"/>
    <w:link w:val="110"/>
    <w:qFormat/>
    <w:uiPriority w:val="0"/>
    <w:pPr>
      <w:keepNext w:val="0"/>
      <w:keepLines w:val="0"/>
      <w:tabs>
        <w:tab w:val="left" w:pos="372"/>
        <w:tab w:val="left" w:pos="3260"/>
      </w:tabs>
      <w:spacing w:before="240"/>
      <w:ind w:left="3260" w:hanging="1134"/>
      <w:jc w:val="left"/>
    </w:pPr>
    <w:rPr>
      <w:rFonts w:cs="宋体" w:asciiTheme="minorHAnsi" w:hAnsiTheme="minorHAnsi" w:eastAsiaTheme="minorEastAsia"/>
      <w:bCs/>
      <w:i w:val="0"/>
      <w:iCs w:val="0"/>
      <w:color w:val="auto"/>
      <w:szCs w:val="24"/>
    </w:rPr>
  </w:style>
  <w:style w:type="character" w:customStyle="1" w:styleId="108">
    <w:name w:val="正文文本缩进 Char"/>
    <w:uiPriority w:val="0"/>
    <w:rPr>
      <w:rFonts w:cs="@等线 Light"/>
      <w:kern w:val="2"/>
      <w:sz w:val="24"/>
    </w:rPr>
  </w:style>
  <w:style w:type="character" w:customStyle="1" w:styleId="109">
    <w:name w:val="表格 文本加重"/>
    <w:uiPriority w:val="19"/>
    <w:rPr>
      <w:rFonts w:ascii="等线 Light" w:eastAsia="等线 Light"/>
      <w:b/>
      <w:sz w:val="21"/>
    </w:rPr>
  </w:style>
  <w:style w:type="character" w:customStyle="1" w:styleId="110">
    <w:name w:val="样式1 Char Char"/>
    <w:link w:val="107"/>
    <w:uiPriority w:val="0"/>
    <w:rPr>
      <w:rFonts w:cs="宋体"/>
      <w:bCs/>
      <w:sz w:val="24"/>
      <w:szCs w:val="24"/>
    </w:rPr>
  </w:style>
  <w:style w:type="character" w:customStyle="1" w:styleId="111">
    <w:name w:val="正文文本缩进 Char2"/>
    <w:uiPriority w:val="0"/>
    <w:rPr>
      <w:kern w:val="2"/>
      <w:sz w:val="24"/>
    </w:rPr>
  </w:style>
  <w:style w:type="character" w:customStyle="1" w:styleId="112">
    <w:name w:val="标题 2 Char1 Char"/>
    <w:uiPriority w:val="0"/>
    <w:rPr>
      <w:rFonts w:ascii="@等线 Light" w:hAnsi="@等线 Light" w:eastAsia="等线 Light" w:cs="@等线 Light"/>
      <w:b/>
      <w:bCs/>
      <w:kern w:val="2"/>
      <w:sz w:val="32"/>
      <w:szCs w:val="32"/>
    </w:rPr>
  </w:style>
  <w:style w:type="character" w:customStyle="1" w:styleId="113">
    <w:name w:val="表格文本居左 Char"/>
    <w:link w:val="114"/>
    <w:uiPriority w:val="0"/>
    <w:rPr>
      <w:kern w:val="2"/>
      <w:sz w:val="21"/>
      <w:szCs w:val="24"/>
    </w:rPr>
  </w:style>
  <w:style w:type="paragraph" w:customStyle="1" w:styleId="114">
    <w:name w:val="表格文本居左"/>
    <w:basedOn w:val="1"/>
    <w:link w:val="113"/>
    <w:uiPriority w:val="0"/>
    <w:pPr>
      <w:spacing w:after="0" w:line="240" w:lineRule="auto"/>
      <w:jc w:val="left"/>
    </w:pPr>
    <w:rPr>
      <w:kern w:val="2"/>
      <w:sz w:val="21"/>
      <w:szCs w:val="24"/>
    </w:rPr>
  </w:style>
  <w:style w:type="character" w:customStyle="1" w:styleId="115">
    <w:name w:val="Char Char11"/>
    <w:uiPriority w:val="0"/>
    <w:rPr>
      <w:rFonts w:eastAsia="等线 Light"/>
      <w:kern w:val="2"/>
      <w:sz w:val="24"/>
      <w:lang w:val="en-US" w:eastAsia="zh-CN"/>
    </w:rPr>
  </w:style>
  <w:style w:type="character" w:customStyle="1" w:styleId="116">
    <w:name w:val="脚注文本 Char"/>
    <w:link w:val="36"/>
    <w:uiPriority w:val="0"/>
    <w:rPr>
      <w:kern w:val="2"/>
      <w:sz w:val="18"/>
      <w:szCs w:val="18"/>
    </w:rPr>
  </w:style>
  <w:style w:type="character" w:customStyle="1" w:styleId="117">
    <w:name w:val="z3 Char Char"/>
    <w:link w:val="118"/>
    <w:uiPriority w:val="0"/>
    <w:rPr>
      <w:rFonts w:ascii="Calibri Light" w:hAnsi="Calibri Light"/>
      <w:b/>
      <w:color w:val="000000"/>
      <w:kern w:val="2"/>
      <w:sz w:val="24"/>
      <w:szCs w:val="22"/>
    </w:rPr>
  </w:style>
  <w:style w:type="paragraph" w:customStyle="1" w:styleId="118">
    <w:name w:val="z3"/>
    <w:basedOn w:val="1"/>
    <w:link w:val="117"/>
    <w:uiPriority w:val="0"/>
    <w:pPr>
      <w:spacing w:after="200" w:line="276" w:lineRule="auto"/>
      <w:ind w:left="420"/>
      <w:jc w:val="left"/>
      <w:outlineLvl w:val="2"/>
    </w:pPr>
    <w:rPr>
      <w:rFonts w:ascii="Calibri Light" w:hAnsi="Calibri Light"/>
      <w:b/>
      <w:color w:val="000000"/>
      <w:kern w:val="2"/>
    </w:rPr>
  </w:style>
  <w:style w:type="character" w:customStyle="1" w:styleId="119">
    <w:name w:val="command keywords"/>
    <w:uiPriority w:val="0"/>
    <w:rPr>
      <w:rFonts w:eastAsia="等线 Light"/>
      <w:b/>
      <w:color w:val="000000"/>
      <w:sz w:val="21"/>
    </w:rPr>
  </w:style>
  <w:style w:type="character" w:customStyle="1" w:styleId="120">
    <w:name w:val="题注 Char"/>
    <w:link w:val="13"/>
    <w:uiPriority w:val="0"/>
    <w:rPr>
      <w:i/>
      <w:iCs/>
      <w:color w:val="44546A" w:themeColor="text2"/>
      <w:sz w:val="18"/>
      <w:szCs w:val="18"/>
      <w14:textFill>
        <w14:solidFill>
          <w14:schemeClr w14:val="tx2"/>
        </w14:solidFill>
      </w14:textFill>
    </w:rPr>
  </w:style>
  <w:style w:type="character" w:customStyle="1" w:styleId="121">
    <w:name w:val="A4 Char Char"/>
    <w:link w:val="122"/>
    <w:uiPriority w:val="0"/>
    <w:rPr>
      <w:b/>
      <w:kern w:val="2"/>
      <w:sz w:val="28"/>
    </w:rPr>
  </w:style>
  <w:style w:type="paragraph" w:customStyle="1" w:styleId="122">
    <w:name w:val="A4"/>
    <w:basedOn w:val="1"/>
    <w:link w:val="121"/>
    <w:uiPriority w:val="0"/>
    <w:pPr>
      <w:spacing w:after="0" w:line="240" w:lineRule="auto"/>
      <w:jc w:val="center"/>
    </w:pPr>
    <w:rPr>
      <w:b/>
      <w:kern w:val="2"/>
      <w:sz w:val="28"/>
      <w:szCs w:val="20"/>
    </w:rPr>
  </w:style>
  <w:style w:type="character" w:customStyle="1" w:styleId="123">
    <w:name w:val="表格正文居左 Char Char"/>
    <w:link w:val="124"/>
    <w:uiPriority w:val="0"/>
    <w:rPr>
      <w:kern w:val="2"/>
      <w:sz w:val="24"/>
    </w:rPr>
  </w:style>
  <w:style w:type="paragraph" w:customStyle="1" w:styleId="124">
    <w:name w:val="表格正文居左"/>
    <w:basedOn w:val="1"/>
    <w:link w:val="123"/>
    <w:uiPriority w:val="0"/>
    <w:pPr>
      <w:spacing w:before="60" w:after="60" w:line="240" w:lineRule="auto"/>
      <w:jc w:val="left"/>
    </w:pPr>
    <w:rPr>
      <w:kern w:val="2"/>
      <w:szCs w:val="20"/>
    </w:rPr>
  </w:style>
  <w:style w:type="character" w:customStyle="1" w:styleId="125">
    <w:name w:val="正文文本 2 Char"/>
    <w:link w:val="42"/>
    <w:uiPriority w:val="0"/>
    <w:rPr>
      <w:kern w:val="2"/>
      <w:sz w:val="32"/>
      <w:szCs w:val="24"/>
    </w:rPr>
  </w:style>
  <w:style w:type="character" w:customStyle="1" w:styleId="126">
    <w:name w:val="正文首行缩进 Char Char"/>
    <w:uiPriority w:val="0"/>
  </w:style>
  <w:style w:type="character" w:customStyle="1" w:styleId="127">
    <w:name w:val="正文首行缩进 2 Char1"/>
    <w:uiPriority w:val="0"/>
    <w:rPr>
      <w:kern w:val="2"/>
      <w:sz w:val="21"/>
      <w:szCs w:val="24"/>
    </w:rPr>
  </w:style>
  <w:style w:type="character" w:customStyle="1" w:styleId="128">
    <w:name w:val="样式3 Char Char"/>
    <w:link w:val="106"/>
    <w:uiPriority w:val="0"/>
    <w:rPr>
      <w:rFonts w:ascii="等线 Light" w:hAnsi="等线 Light"/>
      <w:b/>
      <w:kern w:val="44"/>
      <w:sz w:val="30"/>
    </w:rPr>
  </w:style>
  <w:style w:type="character" w:customStyle="1" w:styleId="129">
    <w:name w:val="Item List Char"/>
    <w:link w:val="130"/>
    <w:uiPriority w:val="0"/>
    <w:rPr>
      <w:rFonts w:ascii="等线 Light" w:hAnsi="等线 Light"/>
      <w:sz w:val="21"/>
    </w:rPr>
  </w:style>
  <w:style w:type="paragraph" w:customStyle="1" w:styleId="130">
    <w:name w:val="Item List"/>
    <w:link w:val="129"/>
    <w:uiPriority w:val="0"/>
    <w:pPr>
      <w:spacing w:line="360" w:lineRule="auto"/>
      <w:ind w:left="1000"/>
      <w:jc w:val="both"/>
    </w:pPr>
    <w:rPr>
      <w:rFonts w:ascii="等线 Light" w:hAnsi="等线 Light" w:eastAsiaTheme="minorEastAsia" w:cstheme="minorBidi"/>
      <w:sz w:val="21"/>
      <w:lang w:val="en-US" w:eastAsia="zh-CN" w:bidi="ar-SA"/>
    </w:rPr>
  </w:style>
  <w:style w:type="character" w:customStyle="1" w:styleId="131">
    <w:name w:val="正文文本_"/>
    <w:link w:val="132"/>
    <w:uiPriority w:val="0"/>
    <w:rPr>
      <w:rFonts w:ascii="等线 Light" w:hAnsi="等线 Light" w:cs="等线 Light"/>
      <w:sz w:val="23"/>
      <w:szCs w:val="23"/>
      <w:shd w:val="clear" w:color="auto" w:fill="FFFFFF"/>
    </w:rPr>
  </w:style>
  <w:style w:type="paragraph" w:customStyle="1" w:styleId="132">
    <w:name w:val="正文文本34"/>
    <w:basedOn w:val="1"/>
    <w:link w:val="131"/>
    <w:qFormat/>
    <w:uiPriority w:val="0"/>
    <w:pPr>
      <w:shd w:val="clear" w:color="auto" w:fill="FFFFFF"/>
      <w:spacing w:before="360" w:after="0" w:line="312" w:lineRule="exact"/>
      <w:ind w:hanging="920"/>
      <w:jc w:val="right"/>
    </w:pPr>
    <w:rPr>
      <w:rFonts w:ascii="等线 Light" w:hAnsi="等线 Light" w:cs="等线 Light"/>
      <w:sz w:val="23"/>
      <w:szCs w:val="23"/>
      <w:shd w:val="clear" w:color="auto" w:fill="FFFFFF"/>
    </w:rPr>
  </w:style>
  <w:style w:type="character" w:customStyle="1" w:styleId="133">
    <w:name w:val="中等深浅网格 1 - 着色 2 字符"/>
    <w:uiPriority w:val="0"/>
    <w:rPr>
      <w:kern w:val="2"/>
      <w:sz w:val="21"/>
      <w:szCs w:val="24"/>
    </w:rPr>
  </w:style>
  <w:style w:type="character" w:customStyle="1" w:styleId="134">
    <w:name w:val="程序代码 Char"/>
    <w:link w:val="135"/>
    <w:uiPriority w:val="0"/>
    <w:rPr>
      <w:rFonts w:ascii="@等线 Light" w:hAnsi="@等线 Light"/>
      <w:sz w:val="18"/>
      <w:shd w:val="pct10" w:color="auto" w:fill="FFFFFF"/>
    </w:rPr>
  </w:style>
  <w:style w:type="paragraph" w:customStyle="1" w:styleId="135">
    <w:name w:val="程序代码"/>
    <w:basedOn w:val="1"/>
    <w:link w:val="134"/>
    <w:uiPriority w:val="0"/>
    <w:pPr>
      <w:shd w:val="pct10" w:color="auto" w:fill="FFFFFF"/>
      <w:autoSpaceDE w:val="0"/>
      <w:autoSpaceDN w:val="0"/>
      <w:adjustRightInd w:val="0"/>
      <w:spacing w:after="0"/>
      <w:ind w:firstLine="899" w:firstLineChars="428"/>
      <w:jc w:val="left"/>
    </w:pPr>
    <w:rPr>
      <w:rFonts w:ascii="@等线 Light" w:hAnsi="@等线 Light"/>
      <w:sz w:val="18"/>
      <w:szCs w:val="20"/>
    </w:rPr>
  </w:style>
  <w:style w:type="character" w:customStyle="1" w:styleId="136">
    <w:name w:val="z4 Char Char"/>
    <w:link w:val="137"/>
    <w:uiPriority w:val="0"/>
    <w:rPr>
      <w:rFonts w:ascii="等线 Light" w:hAnsi="等线 Light"/>
      <w:b/>
      <w:color w:val="000000"/>
      <w:kern w:val="2"/>
      <w:sz w:val="24"/>
      <w:szCs w:val="22"/>
    </w:rPr>
  </w:style>
  <w:style w:type="paragraph" w:customStyle="1" w:styleId="137">
    <w:name w:val="z4"/>
    <w:basedOn w:val="118"/>
    <w:link w:val="136"/>
    <w:uiPriority w:val="0"/>
    <w:pPr>
      <w:ind w:left="420"/>
      <w:outlineLvl w:val="3"/>
    </w:pPr>
    <w:rPr>
      <w:rFonts w:ascii="等线 Light" w:hAnsi="等线 Light"/>
    </w:rPr>
  </w:style>
  <w:style w:type="character" w:customStyle="1" w:styleId="138">
    <w:name w:val="正文文本 Char"/>
    <w:uiPriority w:val="0"/>
    <w:rPr>
      <w:kern w:val="2"/>
      <w:sz w:val="24"/>
      <w:szCs w:val="24"/>
    </w:rPr>
  </w:style>
  <w:style w:type="character" w:customStyle="1" w:styleId="139">
    <w:name w:val="正文缩进 Char1"/>
    <w:link w:val="12"/>
    <w:qFormat/>
    <w:uiPriority w:val="0"/>
    <w:rPr>
      <w:kern w:val="2"/>
      <w:sz w:val="21"/>
      <w:szCs w:val="24"/>
    </w:rPr>
  </w:style>
  <w:style w:type="character" w:customStyle="1" w:styleId="140">
    <w:name w:val="正文首行缩进 Char"/>
    <w:link w:val="48"/>
    <w:uiPriority w:val="0"/>
    <w:rPr>
      <w:kern w:val="2"/>
      <w:sz w:val="21"/>
      <w:szCs w:val="24"/>
    </w:rPr>
  </w:style>
  <w:style w:type="character" w:customStyle="1" w:styleId="141">
    <w:name w:val="正文文本 Char2"/>
    <w:uiPriority w:val="0"/>
    <w:rPr>
      <w:rFonts w:hint="default" w:ascii="@等线 Light"/>
      <w:kern w:val="2"/>
      <w:sz w:val="24"/>
    </w:rPr>
  </w:style>
  <w:style w:type="character" w:customStyle="1" w:styleId="142">
    <w:name w:val="apple-converted-space"/>
    <w:uiPriority w:val="0"/>
  </w:style>
  <w:style w:type="character" w:customStyle="1" w:styleId="143">
    <w:name w:val="样式4 Char Char"/>
    <w:link w:val="144"/>
    <w:uiPriority w:val="0"/>
    <w:rPr>
      <w:rFonts w:ascii="等线 Light" w:hAnsi="等线 Light"/>
      <w:color w:val="000000"/>
      <w:sz w:val="30"/>
    </w:rPr>
  </w:style>
  <w:style w:type="paragraph" w:customStyle="1" w:styleId="144">
    <w:name w:val="样式4"/>
    <w:basedOn w:val="106"/>
    <w:link w:val="143"/>
    <w:uiPriority w:val="0"/>
    <w:pPr>
      <w:outlineLvl w:val="2"/>
    </w:pPr>
    <w:rPr>
      <w:b w:val="0"/>
      <w:color w:val="000000"/>
      <w:kern w:val="0"/>
    </w:rPr>
  </w:style>
  <w:style w:type="character" w:customStyle="1" w:styleId="145">
    <w:name w:val="纯文本 Char1"/>
    <w:uiPriority w:val="0"/>
    <w:rPr>
      <w:rFonts w:ascii="等线 Light" w:hAnsi="@等线 Light" w:cs="@等线 Light"/>
      <w:kern w:val="2"/>
      <w:sz w:val="21"/>
      <w:szCs w:val="21"/>
    </w:rPr>
  </w:style>
  <w:style w:type="character" w:customStyle="1" w:styleId="146">
    <w:name w:val="tit4"/>
    <w:uiPriority w:val="0"/>
    <w:rPr>
      <w:rFonts w:cs="@等线 Light"/>
    </w:rPr>
  </w:style>
  <w:style w:type="character" w:styleId="147">
    <w:name w:val="Placeholder Text"/>
    <w:semiHidden/>
    <w:uiPriority w:val="99"/>
    <w:rPr>
      <w:color w:val="808080"/>
    </w:rPr>
  </w:style>
  <w:style w:type="character" w:customStyle="1" w:styleId="148">
    <w:name w:val="z5 Char Char"/>
    <w:link w:val="149"/>
    <w:uiPriority w:val="0"/>
    <w:rPr>
      <w:rFonts w:ascii="Calibri Light" w:hAnsi="Calibri Light"/>
      <w:b/>
      <w:color w:val="000000"/>
      <w:sz w:val="24"/>
      <w:szCs w:val="22"/>
    </w:rPr>
  </w:style>
  <w:style w:type="paragraph" w:customStyle="1" w:styleId="149">
    <w:name w:val="z5"/>
    <w:basedOn w:val="137"/>
    <w:link w:val="148"/>
    <w:uiPriority w:val="0"/>
    <w:pPr>
      <w:ind w:left="420"/>
      <w:outlineLvl w:val="4"/>
    </w:pPr>
    <w:rPr>
      <w:rFonts w:ascii="Calibri Light" w:hAnsi="Calibri Light"/>
      <w:kern w:val="0"/>
    </w:rPr>
  </w:style>
  <w:style w:type="character" w:customStyle="1" w:styleId="150">
    <w:name w:val="正文文本 字符"/>
    <w:uiPriority w:val="0"/>
    <w:rPr>
      <w:kern w:val="2"/>
      <w:sz w:val="24"/>
      <w:szCs w:val="24"/>
    </w:rPr>
  </w:style>
  <w:style w:type="character" w:customStyle="1" w:styleId="151">
    <w:name w:val="批注主题 Char"/>
    <w:link w:val="47"/>
    <w:uiPriority w:val="0"/>
    <w:rPr>
      <w:b/>
      <w:bCs/>
      <w:kern w:val="2"/>
      <w:sz w:val="21"/>
      <w:szCs w:val="24"/>
    </w:rPr>
  </w:style>
  <w:style w:type="character" w:customStyle="1" w:styleId="152">
    <w:name w:val="label_list"/>
    <w:uiPriority w:val="0"/>
  </w:style>
  <w:style w:type="character" w:customStyle="1" w:styleId="153">
    <w:name w:val="样式 标题 4 + 宋体 Char Char"/>
    <w:link w:val="154"/>
    <w:uiPriority w:val="0"/>
    <w:rPr>
      <w:rFonts w:ascii="等线 Light" w:hAnsi="等线 Light"/>
      <w:b/>
      <w:kern w:val="2"/>
      <w:sz w:val="24"/>
    </w:rPr>
  </w:style>
  <w:style w:type="paragraph" w:customStyle="1" w:styleId="154">
    <w:name w:val="样式 标题 4 + 宋体"/>
    <w:basedOn w:val="5"/>
    <w:link w:val="153"/>
    <w:uiPriority w:val="0"/>
    <w:pPr>
      <w:numPr>
        <w:ilvl w:val="0"/>
        <w:numId w:val="0"/>
      </w:numPr>
      <w:tabs>
        <w:tab w:val="left" w:pos="360"/>
      </w:tabs>
      <w:spacing w:before="0"/>
      <w:jc w:val="left"/>
    </w:pPr>
    <w:rPr>
      <w:rFonts w:ascii="等线 Light" w:hAnsi="等线 Light" w:eastAsiaTheme="minorEastAsia" w:cstheme="minorBidi"/>
      <w:bCs w:val="0"/>
      <w:i w:val="0"/>
      <w:iCs w:val="0"/>
      <w:color w:val="auto"/>
      <w:kern w:val="2"/>
      <w:szCs w:val="20"/>
    </w:rPr>
  </w:style>
  <w:style w:type="character" w:customStyle="1" w:styleId="155">
    <w:name w:val="Char Char7"/>
    <w:uiPriority w:val="0"/>
    <w:rPr>
      <w:i/>
      <w:iCs/>
      <w:kern w:val="2"/>
      <w:sz w:val="24"/>
      <w:szCs w:val="24"/>
    </w:rPr>
  </w:style>
  <w:style w:type="character" w:customStyle="1" w:styleId="156">
    <w:name w:val="样式6 Char Char"/>
    <w:link w:val="157"/>
    <w:uiPriority w:val="0"/>
    <w:rPr>
      <w:rFonts w:ascii="等线 Light" w:hAnsi="等线 Light"/>
      <w:bCs/>
      <w:kern w:val="44"/>
      <w:sz w:val="30"/>
      <w:szCs w:val="30"/>
    </w:rPr>
  </w:style>
  <w:style w:type="paragraph" w:customStyle="1" w:styleId="157">
    <w:name w:val="样式6"/>
    <w:basedOn w:val="106"/>
    <w:link w:val="156"/>
    <w:uiPriority w:val="0"/>
    <w:pPr>
      <w:outlineLvl w:val="2"/>
    </w:pPr>
    <w:rPr>
      <w:b w:val="0"/>
      <w:bCs/>
      <w:szCs w:val="30"/>
    </w:rPr>
  </w:style>
  <w:style w:type="character" w:customStyle="1" w:styleId="158">
    <w:name w:val="样式5 Char Char"/>
    <w:link w:val="159"/>
    <w:uiPriority w:val="0"/>
    <w:rPr>
      <w:rFonts w:ascii="等线 Light" w:hAnsi="等线 Light"/>
      <w:bCs/>
      <w:color w:val="000000"/>
      <w:sz w:val="30"/>
      <w:szCs w:val="30"/>
    </w:rPr>
  </w:style>
  <w:style w:type="paragraph" w:customStyle="1" w:styleId="159">
    <w:name w:val="样式5"/>
    <w:basedOn w:val="144"/>
    <w:link w:val="158"/>
    <w:uiPriority w:val="0"/>
    <w:pPr>
      <w:tabs>
        <w:tab w:val="clear" w:pos="0"/>
      </w:tabs>
      <w:outlineLvl w:val="3"/>
    </w:pPr>
    <w:rPr>
      <w:bCs/>
      <w:szCs w:val="30"/>
    </w:rPr>
  </w:style>
  <w:style w:type="character" w:customStyle="1" w:styleId="160">
    <w:name w:val="正文缩进 字符2"/>
    <w:qFormat/>
    <w:uiPriority w:val="0"/>
    <w:rPr>
      <w:kern w:val="2"/>
      <w:sz w:val="21"/>
      <w:szCs w:val="24"/>
    </w:rPr>
  </w:style>
  <w:style w:type="character" w:customStyle="1" w:styleId="161">
    <w:name w:val="电力正文 Char Char"/>
    <w:link w:val="162"/>
    <w:uiPriority w:val="0"/>
    <w:rPr>
      <w:kern w:val="2"/>
      <w:sz w:val="24"/>
    </w:rPr>
  </w:style>
  <w:style w:type="paragraph" w:customStyle="1" w:styleId="162">
    <w:name w:val="电力正文"/>
    <w:basedOn w:val="1"/>
    <w:link w:val="161"/>
    <w:uiPriority w:val="0"/>
    <w:pPr>
      <w:spacing w:after="0"/>
      <w:ind w:firstLine="480" w:firstLineChars="200"/>
      <w:jc w:val="left"/>
    </w:pPr>
    <w:rPr>
      <w:kern w:val="2"/>
      <w:szCs w:val="20"/>
    </w:rPr>
  </w:style>
  <w:style w:type="character" w:customStyle="1" w:styleId="163">
    <w:name w:val="option"/>
    <w:uiPriority w:val="0"/>
  </w:style>
  <w:style w:type="character" w:customStyle="1" w:styleId="164">
    <w:name w:val="纯文本 Char"/>
    <w:link w:val="24"/>
    <w:uiPriority w:val="0"/>
    <w:rPr>
      <w:rFonts w:ascii="等线 Light" w:hAnsi="@等线 Light"/>
      <w:kern w:val="2"/>
      <w:sz w:val="21"/>
    </w:rPr>
  </w:style>
  <w:style w:type="character" w:customStyle="1" w:styleId="165">
    <w:name w:val="标题1 Char"/>
    <w:link w:val="166"/>
    <w:qFormat/>
    <w:uiPriority w:val="0"/>
    <w:rPr>
      <w:rFonts w:ascii="等线 Light" w:hAnsi="等线 Light" w:eastAsia="等线 Light"/>
      <w:b/>
      <w:bCs/>
      <w:kern w:val="44"/>
      <w:sz w:val="36"/>
      <w:szCs w:val="36"/>
    </w:rPr>
  </w:style>
  <w:style w:type="paragraph" w:customStyle="1" w:styleId="166">
    <w:name w:val="标题1"/>
    <w:basedOn w:val="2"/>
    <w:link w:val="165"/>
    <w:qFormat/>
    <w:uiPriority w:val="0"/>
    <w:pPr>
      <w:numPr>
        <w:numId w:val="0"/>
      </w:numPr>
      <w:pBdr>
        <w:bottom w:val="none" w:color="auto" w:sz="0" w:space="0"/>
      </w:pBdr>
      <w:snapToGrid w:val="0"/>
      <w:spacing w:before="240" w:after="240" w:line="578" w:lineRule="auto"/>
      <w:ind w:left="425" w:hanging="425" w:firstLineChars="200"/>
      <w:jc w:val="left"/>
    </w:pPr>
    <w:rPr>
      <w:rFonts w:ascii="等线 Light" w:hAnsi="等线 Light" w:eastAsia="等线 Light" w:cstheme="minorBidi"/>
      <w:smallCaps w:val="0"/>
      <w:color w:val="auto"/>
      <w:kern w:val="44"/>
    </w:rPr>
  </w:style>
  <w:style w:type="character" w:customStyle="1" w:styleId="167">
    <w:name w:val="正文文本 Char4"/>
    <w:uiPriority w:val="0"/>
    <w:rPr>
      <w:rFonts w:hint="eastAsia" w:ascii="@等线 Light" w:hAnsi="@等线 Light" w:eastAsia="等线 Light"/>
      <w:sz w:val="24"/>
    </w:rPr>
  </w:style>
  <w:style w:type="character" w:customStyle="1" w:styleId="168">
    <w:name w:val="def3"/>
    <w:uiPriority w:val="0"/>
  </w:style>
  <w:style w:type="character" w:customStyle="1" w:styleId="169">
    <w:name w:val="正文缩进 字符"/>
    <w:qFormat/>
    <w:uiPriority w:val="0"/>
    <w:rPr>
      <w:kern w:val="2"/>
      <w:sz w:val="21"/>
      <w:szCs w:val="24"/>
    </w:rPr>
  </w:style>
  <w:style w:type="character" w:customStyle="1" w:styleId="170">
    <w:name w:val="正文文本缩进 Char1"/>
    <w:uiPriority w:val="0"/>
    <w:rPr>
      <w:kern w:val="2"/>
      <w:sz w:val="21"/>
      <w:szCs w:val="24"/>
    </w:rPr>
  </w:style>
  <w:style w:type="character" w:customStyle="1" w:styleId="171">
    <w:name w:val="正文缩进 字符1"/>
    <w:qFormat/>
    <w:uiPriority w:val="0"/>
    <w:rPr>
      <w:kern w:val="2"/>
      <w:sz w:val="21"/>
      <w:szCs w:val="24"/>
    </w:rPr>
  </w:style>
  <w:style w:type="character" w:customStyle="1" w:styleId="172">
    <w:name w:val="文档结构图 Char"/>
    <w:link w:val="15"/>
    <w:uiPriority w:val="0"/>
    <w:rPr>
      <w:kern w:val="2"/>
      <w:sz w:val="21"/>
      <w:szCs w:val="24"/>
      <w:shd w:val="clear" w:color="auto" w:fill="000080"/>
    </w:rPr>
  </w:style>
  <w:style w:type="character" w:customStyle="1" w:styleId="173">
    <w:name w:val="z2 Char Char"/>
    <w:link w:val="174"/>
    <w:uiPriority w:val="0"/>
    <w:rPr>
      <w:rFonts w:ascii="Calibri Light" w:hAnsi="Calibri Light"/>
      <w:b/>
      <w:sz w:val="24"/>
      <w:szCs w:val="22"/>
    </w:rPr>
  </w:style>
  <w:style w:type="paragraph" w:customStyle="1" w:styleId="174">
    <w:name w:val="z2"/>
    <w:basedOn w:val="94"/>
    <w:link w:val="173"/>
    <w:uiPriority w:val="0"/>
    <w:pPr>
      <w:ind w:left="425" w:hanging="425"/>
      <w:outlineLvl w:val="1"/>
    </w:pPr>
    <w:rPr>
      <w:kern w:val="0"/>
    </w:rPr>
  </w:style>
  <w:style w:type="character" w:customStyle="1" w:styleId="175">
    <w:name w:val="lijuyuanxing"/>
    <w:uiPriority w:val="0"/>
    <w:rPr>
      <w:rFonts w:cs="@等线 Light"/>
    </w:rPr>
  </w:style>
  <w:style w:type="character" w:customStyle="1" w:styleId="176">
    <w:name w:val="正文首行缩进 2 Char"/>
    <w:link w:val="49"/>
    <w:uiPriority w:val="0"/>
    <w:rPr>
      <w:kern w:val="2"/>
      <w:sz w:val="24"/>
      <w:szCs w:val="24"/>
    </w:rPr>
  </w:style>
  <w:style w:type="character" w:customStyle="1" w:styleId="177">
    <w:name w:val="正文文本 + 加重"/>
    <w:uiPriority w:val="0"/>
    <w:rPr>
      <w:b/>
    </w:rPr>
  </w:style>
  <w:style w:type="character" w:customStyle="1" w:styleId="178">
    <w:name w:val="command parameter"/>
    <w:uiPriority w:val="0"/>
    <w:rPr>
      <w:i/>
      <w:color w:val="000000"/>
    </w:rPr>
  </w:style>
  <w:style w:type="character" w:customStyle="1" w:styleId="179">
    <w:name w:val="样式2 Char Char"/>
    <w:link w:val="180"/>
    <w:uiPriority w:val="0"/>
    <w:rPr>
      <w:rFonts w:ascii="等线 Light"/>
      <w:b/>
      <w:kern w:val="2"/>
      <w:sz w:val="28"/>
    </w:rPr>
  </w:style>
  <w:style w:type="paragraph" w:customStyle="1" w:styleId="180">
    <w:name w:val="样式2"/>
    <w:basedOn w:val="3"/>
    <w:link w:val="179"/>
    <w:uiPriority w:val="0"/>
    <w:pPr>
      <w:numPr>
        <w:ilvl w:val="0"/>
        <w:numId w:val="0"/>
      </w:numPr>
      <w:tabs>
        <w:tab w:val="left" w:pos="360"/>
        <w:tab w:val="left" w:pos="720"/>
      </w:tabs>
      <w:snapToGrid w:val="0"/>
      <w:spacing w:before="0" w:line="300" w:lineRule="auto"/>
      <w:ind w:left="992" w:hanging="567"/>
      <w:jc w:val="left"/>
    </w:pPr>
    <w:rPr>
      <w:rFonts w:ascii="等线 Light" w:hAnsiTheme="minorHAnsi" w:eastAsiaTheme="minorEastAsia" w:cstheme="minorBidi"/>
      <w:bCs w:val="0"/>
      <w:smallCaps w:val="0"/>
      <w:color w:val="auto"/>
      <w:kern w:val="2"/>
      <w:szCs w:val="20"/>
    </w:rPr>
  </w:style>
  <w:style w:type="character" w:customStyle="1" w:styleId="181">
    <w:name w:val="def"/>
    <w:uiPriority w:val="0"/>
    <w:rPr>
      <w:rFonts w:cs="@等线 Light"/>
    </w:rPr>
  </w:style>
  <w:style w:type="character" w:customStyle="1" w:styleId="182">
    <w:name w:val="表格文本居左 Char Char"/>
    <w:uiPriority w:val="0"/>
    <w:rPr>
      <w:kern w:val="2"/>
      <w:sz w:val="24"/>
    </w:rPr>
  </w:style>
  <w:style w:type="character" w:customStyle="1" w:styleId="183">
    <w:name w:val="正文文本 Char3"/>
    <w:uiPriority w:val="0"/>
    <w:rPr>
      <w:rFonts w:hint="eastAsia" w:ascii="@等线 Light" w:hAnsi="@等线 Light" w:eastAsia="等线 Light"/>
      <w:sz w:val="24"/>
    </w:rPr>
  </w:style>
  <w:style w:type="character" w:customStyle="1" w:styleId="184">
    <w:name w:val="正文文本 2 Char1"/>
    <w:uiPriority w:val="0"/>
    <w:rPr>
      <w:kern w:val="2"/>
      <w:sz w:val="21"/>
      <w:szCs w:val="24"/>
    </w:rPr>
  </w:style>
  <w:style w:type="character" w:customStyle="1" w:styleId="185">
    <w:name w:val="表格文本 居左 Char"/>
    <w:link w:val="186"/>
    <w:uiPriority w:val="0"/>
    <w:rPr>
      <w:rFonts w:ascii="等线 Light" w:hAnsi="等线 Light"/>
      <w:kern w:val="2"/>
      <w:sz w:val="21"/>
      <w:szCs w:val="21"/>
    </w:rPr>
  </w:style>
  <w:style w:type="paragraph" w:customStyle="1" w:styleId="186">
    <w:name w:val="表格文本 居左"/>
    <w:basedOn w:val="1"/>
    <w:link w:val="185"/>
    <w:unhideWhenUsed/>
    <w:qFormat/>
    <w:uiPriority w:val="0"/>
    <w:pPr>
      <w:wordWrap w:val="0"/>
      <w:spacing w:after="0" w:line="240" w:lineRule="auto"/>
      <w:jc w:val="left"/>
    </w:pPr>
    <w:rPr>
      <w:rFonts w:ascii="等线 Light" w:hAnsi="等线 Light"/>
      <w:kern w:val="2"/>
      <w:sz w:val="21"/>
      <w:szCs w:val="21"/>
    </w:rPr>
  </w:style>
  <w:style w:type="character" w:customStyle="1" w:styleId="187">
    <w:name w:val="正文文本缩进 3 Char"/>
    <w:basedOn w:val="53"/>
    <w:link w:val="38"/>
    <w:uiPriority w:val="0"/>
    <w:rPr>
      <w:rFonts w:ascii="宋体" w:hAnsi="宋体" w:eastAsia="宋体" w:cs="宋体"/>
      <w:color w:val="0000FF"/>
      <w:sz w:val="24"/>
      <w:szCs w:val="24"/>
    </w:rPr>
  </w:style>
  <w:style w:type="character" w:customStyle="1" w:styleId="188">
    <w:name w:val="批注框文本 Char1"/>
    <w:basedOn w:val="53"/>
    <w:semiHidden/>
    <w:uiPriority w:val="99"/>
    <w:rPr>
      <w:sz w:val="18"/>
      <w:szCs w:val="18"/>
    </w:rPr>
  </w:style>
  <w:style w:type="character" w:customStyle="1" w:styleId="189">
    <w:name w:val="文档结构图 Char1"/>
    <w:basedOn w:val="53"/>
    <w:semiHidden/>
    <w:uiPriority w:val="99"/>
    <w:rPr>
      <w:rFonts w:ascii="宋体" w:eastAsia="宋体"/>
      <w:sz w:val="18"/>
      <w:szCs w:val="18"/>
    </w:rPr>
  </w:style>
  <w:style w:type="character" w:customStyle="1" w:styleId="190">
    <w:name w:val="正文文本 Char1"/>
    <w:basedOn w:val="53"/>
    <w:link w:val="19"/>
    <w:semiHidden/>
    <w:uiPriority w:val="99"/>
    <w:rPr>
      <w:sz w:val="24"/>
      <w:szCs w:val="22"/>
    </w:rPr>
  </w:style>
  <w:style w:type="character" w:customStyle="1" w:styleId="191">
    <w:name w:val="正文首行缩进 Char1"/>
    <w:basedOn w:val="190"/>
    <w:semiHidden/>
    <w:uiPriority w:val="99"/>
    <w:rPr>
      <w:sz w:val="24"/>
      <w:szCs w:val="22"/>
    </w:rPr>
  </w:style>
  <w:style w:type="character" w:customStyle="1" w:styleId="192">
    <w:name w:val="正文文本 2 Char2"/>
    <w:basedOn w:val="53"/>
    <w:semiHidden/>
    <w:uiPriority w:val="99"/>
    <w:rPr>
      <w:sz w:val="24"/>
      <w:szCs w:val="22"/>
    </w:rPr>
  </w:style>
  <w:style w:type="character" w:customStyle="1" w:styleId="193">
    <w:name w:val="正文文本 3 Char"/>
    <w:basedOn w:val="53"/>
    <w:link w:val="18"/>
    <w:uiPriority w:val="0"/>
    <w:rPr>
      <w:rFonts w:ascii="宋体" w:hAnsi="宋体" w:eastAsia="宋体" w:cs="宋体"/>
      <w:color w:val="00FF00"/>
      <w:sz w:val="24"/>
      <w:szCs w:val="24"/>
    </w:rPr>
  </w:style>
  <w:style w:type="character" w:customStyle="1" w:styleId="194">
    <w:name w:val="正文文本缩进 Char3"/>
    <w:basedOn w:val="53"/>
    <w:link w:val="20"/>
    <w:semiHidden/>
    <w:uiPriority w:val="99"/>
    <w:rPr>
      <w:sz w:val="24"/>
      <w:szCs w:val="22"/>
    </w:rPr>
  </w:style>
  <w:style w:type="character" w:customStyle="1" w:styleId="195">
    <w:name w:val="正文首行缩进 2 Char2"/>
    <w:basedOn w:val="194"/>
    <w:semiHidden/>
    <w:uiPriority w:val="99"/>
    <w:rPr>
      <w:sz w:val="24"/>
      <w:szCs w:val="22"/>
    </w:rPr>
  </w:style>
  <w:style w:type="character" w:customStyle="1" w:styleId="196">
    <w:name w:val="正文文本缩进 2 Char"/>
    <w:basedOn w:val="53"/>
    <w:link w:val="28"/>
    <w:uiPriority w:val="0"/>
    <w:rPr>
      <w:rFonts w:ascii="宋体" w:hAnsi="宋体" w:eastAsia="宋体" w:cs="宋体"/>
      <w:sz w:val="24"/>
      <w:szCs w:val="24"/>
    </w:rPr>
  </w:style>
  <w:style w:type="character" w:customStyle="1" w:styleId="197">
    <w:name w:val="脚注文本 Char1"/>
    <w:basedOn w:val="53"/>
    <w:semiHidden/>
    <w:uiPriority w:val="99"/>
    <w:rPr>
      <w:sz w:val="18"/>
      <w:szCs w:val="18"/>
    </w:rPr>
  </w:style>
  <w:style w:type="character" w:customStyle="1" w:styleId="198">
    <w:name w:val="纯文本 Char2"/>
    <w:basedOn w:val="53"/>
    <w:semiHidden/>
    <w:uiPriority w:val="99"/>
    <w:rPr>
      <w:rFonts w:ascii="宋体" w:hAnsi="Courier New" w:eastAsia="宋体" w:cs="Courier New"/>
      <w:sz w:val="21"/>
      <w:szCs w:val="21"/>
    </w:rPr>
  </w:style>
  <w:style w:type="character" w:customStyle="1" w:styleId="199">
    <w:name w:val="批注主题 Char1"/>
    <w:basedOn w:val="91"/>
    <w:semiHidden/>
    <w:uiPriority w:val="99"/>
    <w:rPr>
      <w:b/>
      <w:bCs/>
      <w:sz w:val="24"/>
      <w:szCs w:val="22"/>
    </w:rPr>
  </w:style>
  <w:style w:type="character" w:customStyle="1" w:styleId="200">
    <w:name w:val="HTML 预设格式 Char1"/>
    <w:basedOn w:val="53"/>
    <w:semiHidden/>
    <w:uiPriority w:val="99"/>
    <w:rPr>
      <w:rFonts w:ascii="Courier New" w:hAnsi="Courier New" w:cs="Courier New"/>
    </w:rPr>
  </w:style>
  <w:style w:type="paragraph" w:customStyle="1" w:styleId="201">
    <w:name w:val="标题 一号"/>
    <w:basedOn w:val="202"/>
    <w:next w:val="48"/>
    <w:qFormat/>
    <w:uiPriority w:val="9"/>
    <w:pPr>
      <w:jc w:val="center"/>
    </w:pPr>
    <w:rPr>
      <w:rFonts w:ascii="@等线 Light" w:hAnsi="@等线 Light"/>
      <w:sz w:val="52"/>
    </w:rPr>
  </w:style>
  <w:style w:type="paragraph" w:customStyle="1" w:styleId="202">
    <w:name w:val="标题  样式基准"/>
    <w:basedOn w:val="1"/>
    <w:next w:val="48"/>
    <w:qFormat/>
    <w:uiPriority w:val="9"/>
    <w:pPr>
      <w:suppressAutoHyphens/>
      <w:autoSpaceDN w:val="0"/>
      <w:spacing w:after="0" w:line="240" w:lineRule="auto"/>
      <w:jc w:val="left"/>
      <w:textAlignment w:val="baseline"/>
    </w:pPr>
    <w:rPr>
      <w:rFonts w:ascii="等线 Light" w:hAnsi="Calibri Light" w:eastAsia="等线 Light" w:cs="宋体"/>
      <w:szCs w:val="24"/>
    </w:rPr>
  </w:style>
  <w:style w:type="paragraph" w:customStyle="1" w:styleId="203">
    <w:name w:val="默认段落字体 Para Char Char Char1 Char"/>
    <w:basedOn w:val="1"/>
    <w:uiPriority w:val="0"/>
    <w:pPr>
      <w:spacing w:after="0" w:line="240" w:lineRule="atLeast"/>
      <w:ind w:left="420" w:firstLine="420"/>
      <w:jc w:val="left"/>
    </w:pPr>
    <w:rPr>
      <w:rFonts w:ascii="宋体" w:hAnsi="宋体" w:eastAsia="宋体" w:cs="宋体"/>
      <w:szCs w:val="21"/>
    </w:rPr>
  </w:style>
  <w:style w:type="paragraph" w:customStyle="1" w:styleId="204">
    <w:name w:val="表格文本 居中"/>
    <w:basedOn w:val="1"/>
    <w:qFormat/>
    <w:uiPriority w:val="4"/>
    <w:pPr>
      <w:suppressAutoHyphens/>
      <w:autoSpaceDN w:val="0"/>
      <w:spacing w:after="0" w:line="240" w:lineRule="auto"/>
      <w:jc w:val="center"/>
      <w:textAlignment w:val="baseline"/>
    </w:pPr>
    <w:rPr>
      <w:rFonts w:ascii="等线 Light" w:hAnsi="Calibri Light" w:eastAsia="等线 Light" w:cs="宋体"/>
      <w:szCs w:val="24"/>
    </w:rPr>
  </w:style>
  <w:style w:type="paragraph" w:customStyle="1" w:styleId="205">
    <w:name w:val="numbered step par"/>
    <w:basedOn w:val="1"/>
    <w:uiPriority w:val="0"/>
    <w:pPr>
      <w:spacing w:before="60" w:after="0" w:line="240" w:lineRule="auto"/>
      <w:ind w:left="720"/>
      <w:jc w:val="left"/>
    </w:pPr>
    <w:rPr>
      <w:rFonts w:ascii="等线 Light" w:hAnsi="等线 Light" w:eastAsia="宋体" w:cs="宋体"/>
      <w:sz w:val="22"/>
      <w:szCs w:val="20"/>
      <w:lang w:eastAsia="en-US"/>
    </w:rPr>
  </w:style>
  <w:style w:type="paragraph" w:customStyle="1" w:styleId="206">
    <w:name w:val="numbered step"/>
    <w:basedOn w:val="1"/>
    <w:next w:val="205"/>
    <w:uiPriority w:val="0"/>
    <w:pPr>
      <w:keepNext/>
      <w:spacing w:before="120" w:after="0" w:line="240" w:lineRule="auto"/>
      <w:ind w:left="720" w:hanging="360"/>
      <w:jc w:val="left"/>
    </w:pPr>
    <w:rPr>
      <w:rFonts w:ascii="等线 Light" w:hAnsi="等线 Light" w:eastAsia="宋体" w:cs="宋体"/>
      <w:b/>
      <w:color w:val="000080"/>
      <w:sz w:val="22"/>
      <w:szCs w:val="20"/>
      <w:lang w:eastAsia="en-US"/>
    </w:rPr>
  </w:style>
  <w:style w:type="paragraph" w:customStyle="1" w:styleId="207">
    <w:name w:val="xl33"/>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right"/>
    </w:pPr>
    <w:rPr>
      <w:rFonts w:ascii="等线 Light" w:hAnsi="等线 Light" w:eastAsia="宋体" w:cs="宋体"/>
      <w:sz w:val="20"/>
      <w:szCs w:val="20"/>
    </w:rPr>
  </w:style>
  <w:style w:type="paragraph" w:customStyle="1" w:styleId="208">
    <w:name w:val="样式—标题4"/>
    <w:basedOn w:val="209"/>
    <w:uiPriority w:val="0"/>
    <w:pPr>
      <w:tabs>
        <w:tab w:val="left" w:pos="708"/>
        <w:tab w:val="left" w:pos="709"/>
      </w:tabs>
      <w:ind w:left="680" w:hanging="680"/>
      <w:outlineLvl w:val="3"/>
    </w:pPr>
  </w:style>
  <w:style w:type="paragraph" w:customStyle="1" w:styleId="209">
    <w:name w:val="样式－标题3"/>
    <w:basedOn w:val="1"/>
    <w:uiPriority w:val="0"/>
    <w:pPr>
      <w:keepNext/>
      <w:keepLines/>
      <w:tabs>
        <w:tab w:val="left" w:pos="709"/>
      </w:tabs>
      <w:spacing w:after="0"/>
      <w:ind w:left="709" w:hanging="709"/>
      <w:jc w:val="left"/>
      <w:outlineLvl w:val="2"/>
    </w:pPr>
    <w:rPr>
      <w:rFonts w:ascii="等线 Light" w:hAnsi="等线 Light" w:eastAsia="宋体" w:cs="宋体"/>
      <w:b/>
      <w:color w:val="000000"/>
      <w:kern w:val="44"/>
      <w:sz w:val="28"/>
      <w:szCs w:val="32"/>
    </w:rPr>
  </w:style>
  <w:style w:type="paragraph" w:customStyle="1" w:styleId="210">
    <w:name w:val="TOC Heading"/>
    <w:basedOn w:val="2"/>
    <w:next w:val="1"/>
    <w:qFormat/>
    <w:uiPriority w:val="0"/>
    <w:pPr>
      <w:numPr>
        <w:numId w:val="0"/>
      </w:numPr>
      <w:pBdr>
        <w:bottom w:val="none" w:color="auto" w:sz="0" w:space="0"/>
      </w:pBdr>
      <w:snapToGrid w:val="0"/>
      <w:spacing w:before="480" w:after="0" w:line="276" w:lineRule="auto"/>
      <w:jc w:val="left"/>
      <w:outlineLvl w:val="9"/>
    </w:pPr>
    <w:rPr>
      <w:rFonts w:hint="eastAsia" w:ascii="@等线 Light" w:hAnsi="@等线 Light" w:eastAsia="宋体" w:cs="宋体"/>
      <w:bCs w:val="0"/>
      <w:smallCaps w:val="0"/>
      <w:color w:val="365F91"/>
      <w:sz w:val="28"/>
      <w:szCs w:val="28"/>
    </w:rPr>
  </w:style>
  <w:style w:type="paragraph" w:customStyle="1" w:styleId="211">
    <w:name w:val="样式 标题 5 + (西文) 宋体"/>
    <w:basedOn w:val="6"/>
    <w:uiPriority w:val="0"/>
    <w:pPr>
      <w:numPr>
        <w:ilvl w:val="0"/>
        <w:numId w:val="0"/>
      </w:numPr>
      <w:spacing w:before="0"/>
      <w:jc w:val="left"/>
    </w:pPr>
    <w:rPr>
      <w:rFonts w:hint="eastAsia" w:ascii="等线 Light" w:hAnsi="等线 Light" w:eastAsia="等线 Light" w:cs="宋体"/>
      <w:bCs/>
      <w:color w:val="auto"/>
      <w:sz w:val="22"/>
      <w:szCs w:val="24"/>
    </w:rPr>
  </w:style>
  <w:style w:type="paragraph" w:customStyle="1" w:styleId="212">
    <w:name w:val="Char Char Char Char Char Char Char Char Char Char Char Char Char Char Char Char1"/>
    <w:basedOn w:val="1"/>
    <w:uiPriority w:val="0"/>
    <w:pPr>
      <w:tabs>
        <w:tab w:val="left" w:pos="360"/>
      </w:tabs>
      <w:spacing w:after="0"/>
      <w:jc w:val="left"/>
    </w:pPr>
    <w:rPr>
      <w:rFonts w:ascii="等线 Light" w:hAnsi="等线 Light" w:eastAsia="宋体" w:cs="宋体"/>
      <w:szCs w:val="24"/>
    </w:rPr>
  </w:style>
  <w:style w:type="paragraph" w:customStyle="1" w:styleId="213">
    <w:name w:val="大图形"/>
    <w:basedOn w:val="19"/>
    <w:uiPriority w:val="0"/>
    <w:pPr>
      <w:spacing w:before="60" w:after="60"/>
      <w:ind w:left="-718" w:leftChars="-342"/>
      <w:jc w:val="center"/>
    </w:pPr>
    <w:rPr>
      <w:rFonts w:ascii="宋体" w:hAnsi="宋体" w:eastAsia="宋体" w:cs="等线 Light"/>
      <w:szCs w:val="20"/>
    </w:rPr>
  </w:style>
  <w:style w:type="paragraph" w:customStyle="1" w:styleId="214">
    <w:name w:val="Standard"/>
    <w:uiPriority w:val="0"/>
    <w:pPr>
      <w:widowControl w:val="0"/>
      <w:suppressAutoHyphens/>
      <w:autoSpaceDN w:val="0"/>
      <w:textAlignment w:val="baseline"/>
    </w:pPr>
    <w:rPr>
      <w:rFonts w:ascii="Times New Roman" w:hAnsi="Times New Roman" w:eastAsia="宋体" w:cs="等线 Light"/>
      <w:kern w:val="3"/>
      <w:sz w:val="24"/>
      <w:szCs w:val="24"/>
      <w:lang w:val="en-US" w:eastAsia="zh-CN" w:bidi="hi-IN"/>
    </w:rPr>
  </w:style>
  <w:style w:type="paragraph" w:customStyle="1" w:styleId="215">
    <w:name w:val="xl34"/>
    <w:basedOn w:val="1"/>
    <w:uiPriority w:val="0"/>
    <w:pPr>
      <w:pBdr>
        <w:top w:val="single" w:color="auto" w:sz="8" w:space="0"/>
        <w:left w:val="single" w:color="auto" w:sz="8" w:space="0"/>
        <w:bottom w:val="single" w:color="auto" w:sz="4" w:space="0"/>
        <w:right w:val="single" w:color="auto" w:sz="4" w:space="0"/>
      </w:pBdr>
      <w:spacing w:before="100" w:beforeAutospacing="1" w:after="100" w:afterAutospacing="1" w:line="240" w:lineRule="auto"/>
      <w:jc w:val="left"/>
    </w:pPr>
    <w:rPr>
      <w:rFonts w:ascii="等线 Light" w:hAnsi="等线 Light" w:eastAsia="宋体" w:cs="宋体"/>
      <w:sz w:val="20"/>
      <w:szCs w:val="20"/>
    </w:rPr>
  </w:style>
  <w:style w:type="paragraph" w:customStyle="1" w:styleId="216">
    <w:name w:val="正文字缩2字"/>
    <w:basedOn w:val="1"/>
    <w:uiPriority w:val="0"/>
    <w:pPr>
      <w:adjustRightInd w:val="0"/>
      <w:spacing w:before="60" w:after="60"/>
      <w:ind w:left="200" w:leftChars="200" w:firstLine="200" w:firstLineChars="200"/>
      <w:jc w:val="left"/>
      <w:textAlignment w:val="baseline"/>
    </w:pPr>
    <w:rPr>
      <w:rFonts w:ascii="宋体" w:hAnsi="宋体" w:eastAsia="宋体" w:cs="宋体"/>
      <w:szCs w:val="24"/>
    </w:rPr>
  </w:style>
  <w:style w:type="paragraph" w:customStyle="1" w:styleId="217">
    <w:name w:val="封面 小四 居右"/>
    <w:basedOn w:val="218"/>
    <w:next w:val="218"/>
    <w:uiPriority w:val="18"/>
    <w:pPr>
      <w:jc w:val="right"/>
    </w:pPr>
  </w:style>
  <w:style w:type="paragraph" w:customStyle="1" w:styleId="218">
    <w:name w:val="封面  样式基准"/>
    <w:basedOn w:val="1"/>
    <w:uiPriority w:val="18"/>
    <w:pPr>
      <w:suppressAutoHyphens/>
      <w:autoSpaceDN w:val="0"/>
      <w:spacing w:after="0" w:line="240" w:lineRule="auto"/>
      <w:jc w:val="left"/>
      <w:textAlignment w:val="baseline"/>
    </w:pPr>
    <w:rPr>
      <w:rFonts w:ascii="等线 Light" w:hAnsi="等线 Light" w:eastAsia="等线 Light" w:cs="宋体"/>
      <w:szCs w:val="24"/>
    </w:rPr>
  </w:style>
  <w:style w:type="paragraph" w:customStyle="1" w:styleId="219">
    <w:name w:val="xl35"/>
    <w:basedOn w:val="1"/>
    <w:uiPriority w:val="0"/>
    <w:pPr>
      <w:pBdr>
        <w:top w:val="single" w:color="auto" w:sz="8" w:space="0"/>
        <w:left w:val="single" w:color="auto" w:sz="4" w:space="0"/>
        <w:bottom w:val="single" w:color="auto" w:sz="4" w:space="0"/>
        <w:right w:val="single" w:color="auto" w:sz="8" w:space="0"/>
      </w:pBdr>
      <w:spacing w:before="100" w:beforeAutospacing="1" w:after="100" w:afterAutospacing="1" w:line="240" w:lineRule="auto"/>
      <w:jc w:val="center"/>
    </w:pPr>
    <w:rPr>
      <w:rFonts w:ascii="等线 Light" w:hAnsi="等线 Light" w:eastAsia="宋体" w:cs="宋体"/>
      <w:sz w:val="20"/>
      <w:szCs w:val="20"/>
    </w:rPr>
  </w:style>
  <w:style w:type="paragraph" w:customStyle="1" w:styleId="220">
    <w:name w:val="xl44"/>
    <w:basedOn w:val="1"/>
    <w:uiPriority w:val="0"/>
    <w:pPr>
      <w:spacing w:before="100" w:beforeAutospacing="1" w:after="100" w:afterAutospacing="1" w:line="240" w:lineRule="auto"/>
      <w:jc w:val="right"/>
    </w:pPr>
    <w:rPr>
      <w:rFonts w:ascii="等线 Light" w:hAnsi="等线 Light" w:eastAsia="宋体" w:cs="宋体"/>
      <w:b/>
      <w:bCs/>
      <w:szCs w:val="24"/>
    </w:rPr>
  </w:style>
  <w:style w:type="paragraph" w:customStyle="1" w:styleId="221">
    <w:name w:val="样式 正文首行缩进2 + 首行缩进:  2 字符"/>
    <w:basedOn w:val="1"/>
    <w:uiPriority w:val="0"/>
    <w:pPr>
      <w:suppressAutoHyphens/>
      <w:autoSpaceDN w:val="0"/>
      <w:spacing w:after="0" w:line="240" w:lineRule="auto"/>
      <w:jc w:val="left"/>
      <w:textAlignment w:val="baseline"/>
    </w:pPr>
    <w:rPr>
      <w:rFonts w:ascii="宋体" w:hAnsi="宋体" w:eastAsia="宋体" w:cs="等线 Light"/>
      <w:kern w:val="3"/>
      <w:szCs w:val="24"/>
      <w:lang w:bidi="hi-IN"/>
    </w:rPr>
  </w:style>
  <w:style w:type="paragraph" w:customStyle="1" w:styleId="222">
    <w:name w:val="正文居左"/>
    <w:basedOn w:val="19"/>
    <w:uiPriority w:val="0"/>
    <w:pPr>
      <w:spacing w:after="0"/>
      <w:jc w:val="left"/>
    </w:pPr>
    <w:rPr>
      <w:rFonts w:hint="eastAsia" w:ascii="宋体" w:hAnsi="宋体" w:eastAsia="宋体" w:cs="宋体"/>
      <w:szCs w:val="24"/>
    </w:rPr>
  </w:style>
  <w:style w:type="paragraph" w:customStyle="1" w:styleId="223">
    <w:name w:val="封面 黑体一号 居中"/>
    <w:basedOn w:val="218"/>
    <w:next w:val="218"/>
    <w:uiPriority w:val="18"/>
    <w:pPr>
      <w:jc w:val="center"/>
    </w:pPr>
    <w:rPr>
      <w:sz w:val="52"/>
    </w:rPr>
  </w:style>
  <w:style w:type="paragraph" w:customStyle="1" w:styleId="224">
    <w:name w:val="xl28"/>
    <w:basedOn w:val="1"/>
    <w:uiPriority w:val="0"/>
    <w:pPr>
      <w:pBdr>
        <w:top w:val="single" w:color="auto" w:sz="4" w:space="0"/>
        <w:left w:val="single" w:color="auto" w:sz="8" w:space="0"/>
        <w:bottom w:val="single" w:color="auto" w:sz="8" w:space="0"/>
        <w:right w:val="single" w:color="auto" w:sz="4" w:space="0"/>
      </w:pBdr>
      <w:spacing w:before="100" w:beforeAutospacing="1" w:after="100" w:afterAutospacing="1" w:line="240" w:lineRule="auto"/>
      <w:jc w:val="left"/>
    </w:pPr>
    <w:rPr>
      <w:rFonts w:ascii="等线 Light" w:hAnsi="等线 Light" w:eastAsia="宋体" w:cs="宋体"/>
      <w:sz w:val="20"/>
      <w:szCs w:val="20"/>
    </w:rPr>
  </w:style>
  <w:style w:type="paragraph" w:customStyle="1" w:styleId="225">
    <w:name w:val="特殊 居中 二号"/>
    <w:basedOn w:val="19"/>
    <w:uiPriority w:val="0"/>
    <w:pPr>
      <w:spacing w:after="0"/>
      <w:jc w:val="center"/>
    </w:pPr>
    <w:rPr>
      <w:rFonts w:hint="eastAsia" w:ascii="宋体" w:hAnsi="宋体" w:eastAsia="宋体" w:cs="宋体"/>
      <w:sz w:val="44"/>
      <w:szCs w:val="24"/>
    </w:rPr>
  </w:style>
  <w:style w:type="paragraph" w:customStyle="1" w:styleId="226">
    <w:name w:val="注意说明标题"/>
    <w:basedOn w:val="1"/>
    <w:uiPriority w:val="0"/>
    <w:pPr>
      <w:keepLines/>
      <w:pBdr>
        <w:top w:val="single" w:color="auto" w:sz="6" w:space="7"/>
        <w:bottom w:val="single" w:color="auto" w:sz="6" w:space="7"/>
      </w:pBdr>
      <w:autoSpaceDE w:val="0"/>
      <w:autoSpaceDN w:val="0"/>
      <w:adjustRightInd w:val="0"/>
      <w:spacing w:before="80" w:after="80" w:line="300" w:lineRule="auto"/>
      <w:ind w:left="1701"/>
      <w:jc w:val="left"/>
    </w:pPr>
    <w:rPr>
      <w:rFonts w:ascii="等线 Light" w:hAnsi="等线 Light" w:eastAsia="宋体" w:cs="宋体"/>
      <w:szCs w:val="20"/>
    </w:rPr>
  </w:style>
  <w:style w:type="paragraph" w:customStyle="1" w:styleId="227">
    <w:name w:val="正文6"/>
    <w:basedOn w:val="1"/>
    <w:uiPriority w:val="0"/>
    <w:pPr>
      <w:tabs>
        <w:tab w:val="left" w:pos="720"/>
      </w:tabs>
      <w:spacing w:before="60" w:after="60"/>
      <w:ind w:left="1020" w:leftChars="600" w:hanging="420"/>
      <w:jc w:val="left"/>
    </w:pPr>
    <w:rPr>
      <w:rFonts w:ascii="宋体" w:hAnsi="宋体" w:eastAsia="宋体" w:cs="宋体"/>
      <w:szCs w:val="24"/>
    </w:rPr>
  </w:style>
  <w:style w:type="paragraph" w:customStyle="1" w:styleId="228">
    <w:name w:val="xl32"/>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line="240" w:lineRule="auto"/>
      <w:jc w:val="right"/>
    </w:pPr>
    <w:rPr>
      <w:rFonts w:ascii="等线 Light" w:hAnsi="等线 Light" w:eastAsia="宋体" w:cs="宋体"/>
      <w:sz w:val="20"/>
      <w:szCs w:val="20"/>
    </w:rPr>
  </w:style>
  <w:style w:type="paragraph" w:customStyle="1" w:styleId="229">
    <w:name w:val="Bullet 1"/>
    <w:basedOn w:val="1"/>
    <w:uiPriority w:val="0"/>
    <w:pPr>
      <w:numPr>
        <w:ilvl w:val="0"/>
        <w:numId w:val="5"/>
      </w:numPr>
      <w:spacing w:before="120" w:after="0" w:line="240" w:lineRule="auto"/>
      <w:jc w:val="left"/>
    </w:pPr>
    <w:rPr>
      <w:rFonts w:ascii="等线 Light" w:hAnsi="等线 Light" w:eastAsia="宋体" w:cs="宋体"/>
      <w:sz w:val="22"/>
      <w:szCs w:val="20"/>
      <w:lang w:eastAsia="en-US"/>
    </w:rPr>
  </w:style>
  <w:style w:type="paragraph" w:customStyle="1" w:styleId="230">
    <w:name w:val="正文字缩1字"/>
    <w:basedOn w:val="1"/>
    <w:uiPriority w:val="0"/>
    <w:pPr>
      <w:spacing w:before="60" w:after="60"/>
      <w:ind w:left="100" w:leftChars="100" w:firstLine="200" w:firstLineChars="200"/>
      <w:jc w:val="left"/>
    </w:pPr>
    <w:rPr>
      <w:rFonts w:ascii="宋体" w:hAnsi="宋体" w:eastAsia="宋体" w:cs="宋体"/>
      <w:szCs w:val="24"/>
    </w:rPr>
  </w:style>
  <w:style w:type="paragraph" w:customStyle="1" w:styleId="231">
    <w:name w:val="xl26"/>
    <w:basedOn w:val="1"/>
    <w:uiPriority w:val="0"/>
    <w:pPr>
      <w:pBdr>
        <w:top w:val="single" w:color="auto" w:sz="8" w:space="0"/>
        <w:left w:val="single" w:color="auto" w:sz="4" w:space="0"/>
        <w:bottom w:val="single" w:color="auto" w:sz="4" w:space="0"/>
        <w:right w:val="single" w:color="auto" w:sz="4" w:space="0"/>
      </w:pBdr>
      <w:spacing w:before="100" w:beforeAutospacing="1" w:after="100" w:afterAutospacing="1" w:line="240" w:lineRule="auto"/>
      <w:jc w:val="center"/>
    </w:pPr>
    <w:rPr>
      <w:rFonts w:ascii="等线 Light" w:hAnsi="等线 Light" w:eastAsia="宋体" w:cs="宋体"/>
      <w:sz w:val="20"/>
      <w:szCs w:val="20"/>
    </w:rPr>
  </w:style>
  <w:style w:type="paragraph" w:customStyle="1" w:styleId="232">
    <w:name w:val="正文首行缩进(页首行)"/>
    <w:basedOn w:val="48"/>
    <w:uiPriority w:val="0"/>
    <w:pPr>
      <w:keepNext/>
      <w:spacing w:after="0" w:line="60" w:lineRule="exact"/>
      <w:ind w:firstLine="200" w:firstLineChars="200"/>
    </w:pPr>
    <w:rPr>
      <w:rFonts w:hint="eastAsia"/>
      <w:sz w:val="24"/>
      <w:szCs w:val="20"/>
    </w:rPr>
  </w:style>
  <w:style w:type="paragraph" w:customStyle="1" w:styleId="233">
    <w:name w:val="xl31"/>
    <w:basedOn w:val="1"/>
    <w:uiPriority w:val="0"/>
    <w:pPr>
      <w:spacing w:before="100" w:beforeAutospacing="1" w:after="100" w:afterAutospacing="1" w:line="240" w:lineRule="auto"/>
      <w:jc w:val="left"/>
    </w:pPr>
    <w:rPr>
      <w:rFonts w:ascii="等线 Light" w:hAnsi="等线 Light" w:eastAsia="宋体" w:cs="宋体"/>
      <w:b/>
      <w:bCs/>
      <w:szCs w:val="24"/>
    </w:rPr>
  </w:style>
  <w:style w:type="paragraph" w:customStyle="1" w:styleId="234">
    <w:name w:val="表格文本 居中 + 小五"/>
    <w:basedOn w:val="204"/>
    <w:unhideWhenUsed/>
    <w:uiPriority w:val="0"/>
    <w:pPr>
      <w:suppressAutoHyphens w:val="0"/>
      <w:wordWrap w:val="0"/>
      <w:autoSpaceDN/>
      <w:textAlignment w:val="auto"/>
    </w:pPr>
    <w:rPr>
      <w:rFonts w:hAnsi="等线 Light" w:cs="@等线 Light"/>
      <w:kern w:val="2"/>
      <w:sz w:val="18"/>
      <w:szCs w:val="21"/>
    </w:rPr>
  </w:style>
  <w:style w:type="paragraph" w:customStyle="1" w:styleId="235">
    <w:name w:val="表格内文字1"/>
    <w:basedOn w:val="236"/>
    <w:uiPriority w:val="0"/>
    <w:rPr>
      <w:i w:val="0"/>
      <w:color w:val="auto"/>
    </w:rPr>
  </w:style>
  <w:style w:type="paragraph" w:customStyle="1" w:styleId="236">
    <w:name w:val="说明－表格"/>
    <w:basedOn w:val="1"/>
    <w:uiPriority w:val="0"/>
    <w:pPr>
      <w:spacing w:after="0" w:line="240" w:lineRule="auto"/>
      <w:jc w:val="left"/>
    </w:pPr>
    <w:rPr>
      <w:rFonts w:ascii="宋体" w:hAnsi="宋体" w:eastAsia="宋体" w:cs="宋体"/>
      <w:i/>
      <w:color w:val="0000FF"/>
      <w:szCs w:val="24"/>
    </w:rPr>
  </w:style>
  <w:style w:type="paragraph" w:customStyle="1" w:styleId="237">
    <w:name w:val="正文5"/>
    <w:basedOn w:val="1"/>
    <w:uiPriority w:val="0"/>
    <w:pPr>
      <w:numPr>
        <w:ilvl w:val="0"/>
        <w:numId w:val="6"/>
      </w:numPr>
      <w:spacing w:before="60" w:after="60"/>
      <w:ind w:left="920" w:leftChars="500"/>
      <w:jc w:val="left"/>
    </w:pPr>
    <w:rPr>
      <w:rFonts w:ascii="宋体" w:hAnsi="宋体" w:eastAsia="宋体" w:cs="宋体"/>
      <w:szCs w:val="24"/>
    </w:rPr>
  </w:style>
  <w:style w:type="paragraph" w:customStyle="1" w:styleId="238">
    <w:name w:val="章标题"/>
    <w:next w:val="1"/>
    <w:uiPriority w:val="98"/>
    <w:pPr>
      <w:tabs>
        <w:tab w:val="left" w:pos="420"/>
        <w:tab w:val="left" w:pos="540"/>
      </w:tabs>
      <w:suppressAutoHyphens/>
      <w:autoSpaceDN w:val="0"/>
      <w:ind w:left="180"/>
      <w:jc w:val="both"/>
      <w:textAlignment w:val="baseline"/>
      <w:outlineLvl w:val="1"/>
    </w:pPr>
    <w:rPr>
      <w:rFonts w:ascii="等线 Light" w:hAnsi="等线 Light" w:eastAsia="宋体" w:cs="Times New Roman"/>
      <w:b/>
      <w:sz w:val="21"/>
      <w:szCs w:val="24"/>
      <w:lang w:val="en-US" w:eastAsia="zh-CN" w:bidi="ar-SA"/>
    </w:rPr>
  </w:style>
  <w:style w:type="paragraph" w:customStyle="1" w:styleId="239">
    <w:name w:val="Char Char Char Char Char Char Char Char Char Char Char Char Char Char Char Char2"/>
    <w:basedOn w:val="1"/>
    <w:uiPriority w:val="0"/>
    <w:pPr>
      <w:tabs>
        <w:tab w:val="left" w:pos="360"/>
      </w:tabs>
      <w:spacing w:after="0"/>
      <w:ind w:firstLine="480" w:firstLineChars="200"/>
      <w:jc w:val="left"/>
    </w:pPr>
    <w:rPr>
      <w:rFonts w:ascii="等线 Light" w:hAnsi="等线 Light" w:eastAsia="宋体" w:cs="宋体"/>
      <w:szCs w:val="24"/>
    </w:rPr>
  </w:style>
  <w:style w:type="paragraph" w:customStyle="1" w:styleId="240">
    <w:name w:val="段"/>
    <w:uiPriority w:val="98"/>
    <w:pPr>
      <w:suppressAutoHyphens/>
      <w:autoSpaceDN w:val="0"/>
      <w:ind w:firstLine="200"/>
      <w:jc w:val="both"/>
      <w:textAlignment w:val="baseline"/>
    </w:pPr>
    <w:rPr>
      <w:rFonts w:ascii="等线 Light" w:hAnsi="等线 Light" w:eastAsia="宋体" w:cs="Times New Roman"/>
      <w:sz w:val="21"/>
      <w:szCs w:val="24"/>
      <w:lang w:val="en-US" w:eastAsia="zh-CN" w:bidi="ar-SA"/>
    </w:rPr>
  </w:style>
  <w:style w:type="paragraph" w:customStyle="1" w:styleId="241">
    <w:name w:val="特殊 黑体 三号 居中"/>
    <w:basedOn w:val="19"/>
    <w:uiPriority w:val="0"/>
    <w:pPr>
      <w:spacing w:after="0"/>
      <w:jc w:val="center"/>
    </w:pPr>
    <w:rPr>
      <w:rFonts w:hint="eastAsia" w:ascii="等线 Light" w:hAnsi="等线 Light" w:eastAsia="宋体" w:cs="等线 Light"/>
      <w:bCs/>
      <w:sz w:val="32"/>
      <w:szCs w:val="20"/>
    </w:rPr>
  </w:style>
  <w:style w:type="paragraph" w:customStyle="1" w:styleId="242">
    <w:name w:val="正文文本1"/>
    <w:basedOn w:val="1"/>
    <w:uiPriority w:val="0"/>
    <w:pPr>
      <w:spacing w:after="120" w:line="240" w:lineRule="auto"/>
      <w:jc w:val="left"/>
    </w:pPr>
    <w:rPr>
      <w:rFonts w:hint="eastAsia" w:ascii="宋体" w:hAnsi="宋体" w:eastAsia="宋体" w:cs="宋体"/>
      <w:szCs w:val="24"/>
    </w:rPr>
  </w:style>
  <w:style w:type="paragraph" w:customStyle="1" w:styleId="243">
    <w:name w:val="Table Heading"/>
    <w:basedOn w:val="244"/>
    <w:uiPriority w:val="0"/>
    <w:pPr>
      <w:jc w:val="center"/>
    </w:pPr>
    <w:rPr>
      <w:b/>
      <w:bCs/>
    </w:rPr>
  </w:style>
  <w:style w:type="paragraph" w:customStyle="1" w:styleId="244">
    <w:name w:val="Table Contents"/>
    <w:basedOn w:val="214"/>
    <w:uiPriority w:val="0"/>
    <w:pPr>
      <w:suppressLineNumbers/>
    </w:pPr>
  </w:style>
  <w:style w:type="paragraph" w:customStyle="1" w:styleId="245">
    <w:name w:val="样式 标题 5 + 左 段前: 12 磅 段后: 3 磅"/>
    <w:basedOn w:val="6"/>
    <w:uiPriority w:val="0"/>
    <w:pPr>
      <w:numPr>
        <w:ilvl w:val="0"/>
        <w:numId w:val="0"/>
      </w:numPr>
      <w:tabs>
        <w:tab w:val="left" w:pos="372"/>
        <w:tab w:val="left" w:pos="2100"/>
      </w:tabs>
      <w:spacing w:before="240" w:after="60"/>
      <w:ind w:left="2100" w:hanging="420"/>
      <w:jc w:val="left"/>
    </w:pPr>
    <w:rPr>
      <w:rFonts w:hint="eastAsia" w:ascii="宋体" w:hAnsi="宋体" w:eastAsia="等线 Light" w:cs="等线 Light"/>
      <w:bCs/>
      <w:color w:val="auto"/>
      <w:sz w:val="22"/>
      <w:szCs w:val="20"/>
    </w:rPr>
  </w:style>
  <w:style w:type="paragraph" w:customStyle="1" w:styleId="246">
    <w:name w:val="表格正文居中，加粗"/>
    <w:basedOn w:val="1"/>
    <w:uiPriority w:val="0"/>
    <w:pPr>
      <w:spacing w:before="60" w:after="60" w:line="240" w:lineRule="auto"/>
      <w:jc w:val="center"/>
    </w:pPr>
    <w:rPr>
      <w:rFonts w:ascii="宋体" w:hAnsi="宋体" w:eastAsia="宋体" w:cs="宋体"/>
      <w:b/>
      <w:szCs w:val="24"/>
    </w:rPr>
  </w:style>
  <w:style w:type="paragraph" w:customStyle="1" w:styleId="247">
    <w:name w:val="特殊 宋体 四号"/>
    <w:basedOn w:val="1"/>
    <w:next w:val="20"/>
    <w:uiPriority w:val="0"/>
    <w:pPr>
      <w:spacing w:after="0" w:line="240" w:lineRule="auto"/>
      <w:ind w:firstLine="2520" w:firstLineChars="900"/>
      <w:jc w:val="left"/>
    </w:pPr>
    <w:rPr>
      <w:rFonts w:ascii="等线 Light" w:hAnsi="等线 Light" w:eastAsia="宋体" w:cs="等线 Light"/>
      <w:sz w:val="28"/>
      <w:szCs w:val="20"/>
    </w:rPr>
  </w:style>
  <w:style w:type="paragraph" w:customStyle="1" w:styleId="248">
    <w:name w:val="举例说明"/>
    <w:basedOn w:val="1"/>
    <w:next w:val="48"/>
    <w:uiPriority w:val="0"/>
    <w:pPr>
      <w:spacing w:after="0"/>
      <w:ind w:firstLine="200" w:firstLineChars="200"/>
      <w:jc w:val="left"/>
    </w:pPr>
    <w:rPr>
      <w:rFonts w:ascii="等线 Light" w:hAnsi="等线 Light" w:eastAsia="宋体" w:cs="等线 Light"/>
      <w:color w:val="0000FF"/>
      <w:szCs w:val="24"/>
    </w:rPr>
  </w:style>
  <w:style w:type="paragraph" w:customStyle="1" w:styleId="249">
    <w:name w:val="Item Step"/>
    <w:uiPriority w:val="0"/>
    <w:pPr>
      <w:numPr>
        <w:ilvl w:val="0"/>
        <w:numId w:val="7"/>
      </w:numPr>
      <w:spacing w:line="300" w:lineRule="auto"/>
      <w:jc w:val="both"/>
    </w:pPr>
    <w:rPr>
      <w:rFonts w:ascii="等线 Light" w:hAnsi="等线 Light" w:eastAsia="宋体" w:cs="Times New Roman"/>
      <w:sz w:val="21"/>
      <w:lang w:val="en-US" w:eastAsia="zh-CN" w:bidi="ar-SA"/>
    </w:rPr>
  </w:style>
  <w:style w:type="paragraph" w:customStyle="1" w:styleId="250">
    <w:name w:val="注意说明内容"/>
    <w:basedOn w:val="1"/>
    <w:uiPriority w:val="0"/>
    <w:pPr>
      <w:pBdr>
        <w:top w:val="single" w:color="auto" w:sz="6" w:space="7"/>
        <w:bottom w:val="single" w:color="auto" w:sz="6" w:space="7"/>
      </w:pBdr>
      <w:autoSpaceDE w:val="0"/>
      <w:autoSpaceDN w:val="0"/>
      <w:adjustRightInd w:val="0"/>
      <w:spacing w:before="80" w:after="80" w:line="300" w:lineRule="auto"/>
      <w:ind w:left="1701"/>
      <w:jc w:val="left"/>
    </w:pPr>
    <w:rPr>
      <w:rFonts w:ascii="宋体" w:hAnsi="宋体" w:eastAsia="宋体" w:cs="宋体"/>
      <w:szCs w:val="20"/>
    </w:rPr>
  </w:style>
  <w:style w:type="paragraph" w:customStyle="1" w:styleId="251">
    <w:name w:val="Figure Description"/>
    <w:next w:val="252"/>
    <w:uiPriority w:val="0"/>
    <w:pPr>
      <w:keepNext/>
      <w:adjustRightInd w:val="0"/>
      <w:snapToGrid w:val="0"/>
      <w:spacing w:before="320" w:after="80" w:line="240" w:lineRule="atLeast"/>
      <w:ind w:left="1701"/>
    </w:pPr>
    <w:rPr>
      <w:rFonts w:ascii="Times New Roman" w:hAnsi="Times New Roman" w:eastAsia="宋体" w:cs="等线 Light"/>
      <w:spacing w:val="-4"/>
      <w:kern w:val="2"/>
      <w:sz w:val="21"/>
      <w:szCs w:val="21"/>
      <w:lang w:val="en-US" w:eastAsia="zh-CN" w:bidi="ar-SA"/>
    </w:rPr>
  </w:style>
  <w:style w:type="paragraph" w:customStyle="1" w:styleId="252">
    <w:name w:val="Figure"/>
    <w:basedOn w:val="1"/>
    <w:next w:val="1"/>
    <w:uiPriority w:val="0"/>
    <w:pPr>
      <w:keepNext/>
      <w:topLinePunct/>
      <w:adjustRightInd w:val="0"/>
      <w:snapToGrid w:val="0"/>
      <w:spacing w:before="160" w:line="240" w:lineRule="atLeast"/>
      <w:ind w:left="1701"/>
      <w:jc w:val="left"/>
    </w:pPr>
    <w:rPr>
      <w:rFonts w:hint="eastAsia" w:ascii="宋体" w:hAnsi="宋体" w:eastAsia="宋体" w:cs="等线 Light"/>
      <w:szCs w:val="21"/>
    </w:rPr>
  </w:style>
  <w:style w:type="paragraph" w:customStyle="1" w:styleId="253">
    <w:name w:val="正文居中 +加重 4号"/>
    <w:basedOn w:val="19"/>
    <w:uiPriority w:val="0"/>
    <w:pPr>
      <w:spacing w:before="156" w:after="156"/>
      <w:jc w:val="center"/>
    </w:pPr>
    <w:rPr>
      <w:rFonts w:hint="eastAsia" w:ascii="等线 Light" w:hAnsi="等线 Light" w:eastAsia="等线 Light" w:cs="等线 Light"/>
      <w:sz w:val="28"/>
      <w:szCs w:val="26"/>
    </w:rPr>
  </w:style>
  <w:style w:type="paragraph" w:customStyle="1" w:styleId="254">
    <w:name w:val="样式 标题 4PIM 4H4h4bulletblbbH41H42H43H44H45H46H47H48..."/>
    <w:basedOn w:val="5"/>
    <w:uiPriority w:val="0"/>
    <w:pPr>
      <w:keepLines w:val="0"/>
      <w:numPr>
        <w:numId w:val="0"/>
      </w:numPr>
      <w:tabs>
        <w:tab w:val="left" w:pos="360"/>
      </w:tabs>
      <w:suppressAutoHyphens/>
      <w:autoSpaceDN w:val="0"/>
      <w:spacing w:before="280" w:after="290" w:line="372" w:lineRule="auto"/>
      <w:jc w:val="left"/>
      <w:textAlignment w:val="baseline"/>
    </w:pPr>
    <w:rPr>
      <w:rFonts w:hint="eastAsia" w:ascii="等线 Light" w:hAnsi="等线 Light" w:eastAsia="等线 Light" w:cs="等线 Light"/>
      <w:b w:val="0"/>
      <w:i w:val="0"/>
      <w:iCs w:val="0"/>
      <w:color w:val="auto"/>
      <w:kern w:val="3"/>
      <w:sz w:val="28"/>
      <w:szCs w:val="28"/>
      <w:lang w:bidi="hi-IN"/>
    </w:rPr>
  </w:style>
  <w:style w:type="paragraph" w:customStyle="1" w:styleId="255">
    <w:name w:val="Notes Text"/>
    <w:uiPriority w:val="0"/>
    <w:pPr>
      <w:pBdr>
        <w:bottom w:val="single" w:color="auto" w:sz="8" w:space="5"/>
      </w:pBdr>
      <w:ind w:left="1701"/>
      <w:jc w:val="both"/>
    </w:pPr>
    <w:rPr>
      <w:rFonts w:ascii="等线 Light" w:hAnsi="等线 Light" w:eastAsia="@等线 Light" w:cs="Times New Roman"/>
      <w:color w:val="000000"/>
      <w:sz w:val="21"/>
      <w:lang w:val="en-US" w:eastAsia="zh-CN" w:bidi="ar-SA"/>
    </w:rPr>
  </w:style>
  <w:style w:type="paragraph" w:customStyle="1" w:styleId="256">
    <w:name w:val="Table Text"/>
    <w:uiPriority w:val="0"/>
    <w:pPr>
      <w:snapToGrid w:val="0"/>
      <w:spacing w:before="80" w:after="80"/>
    </w:pPr>
    <w:rPr>
      <w:rFonts w:ascii="等线 Light" w:hAnsi="等线 Light" w:eastAsia="宋体" w:cs="Times New Roman"/>
      <w:sz w:val="18"/>
      <w:lang w:val="en-US" w:eastAsia="zh-CN" w:bidi="ar-SA"/>
    </w:rPr>
  </w:style>
  <w:style w:type="paragraph" w:customStyle="1" w:styleId="257">
    <w:name w:val="TOC Heading1"/>
    <w:next w:val="32"/>
    <w:uiPriority w:val="0"/>
    <w:pPr>
      <w:keepNext/>
      <w:snapToGrid w:val="0"/>
      <w:spacing w:before="480" w:after="360"/>
      <w:jc w:val="center"/>
    </w:pPr>
    <w:rPr>
      <w:rFonts w:ascii="等线 Light" w:hAnsi="等线 Light" w:eastAsia="宋体" w:cs="Times New Roman"/>
      <w:sz w:val="36"/>
      <w:lang w:val="en-US" w:eastAsia="zh-CN" w:bidi="ar-SA"/>
    </w:rPr>
  </w:style>
  <w:style w:type="paragraph" w:customStyle="1" w:styleId="258">
    <w:name w:val="标题 小一号"/>
    <w:basedOn w:val="202"/>
    <w:next w:val="48"/>
    <w:qFormat/>
    <w:uiPriority w:val="9"/>
    <w:pPr>
      <w:jc w:val="center"/>
    </w:pPr>
    <w:rPr>
      <w:rFonts w:hAnsi="等线 Light"/>
      <w:sz w:val="48"/>
    </w:rPr>
  </w:style>
  <w:style w:type="paragraph" w:customStyle="1" w:styleId="259">
    <w:name w:val="纯文本1"/>
    <w:basedOn w:val="1"/>
    <w:uiPriority w:val="0"/>
    <w:pPr>
      <w:autoSpaceDE w:val="0"/>
      <w:autoSpaceDN w:val="0"/>
      <w:adjustRightInd w:val="0"/>
      <w:spacing w:after="0" w:line="312" w:lineRule="atLeast"/>
      <w:jc w:val="left"/>
      <w:textAlignment w:val="baseline"/>
    </w:pPr>
    <w:rPr>
      <w:rFonts w:ascii="等线 Light" w:hAnsi="宋体" w:eastAsia="宋体" w:cs="宋体"/>
      <w:szCs w:val="20"/>
    </w:rPr>
  </w:style>
  <w:style w:type="paragraph" w:customStyle="1" w:styleId="260">
    <w:name w:val="xl30"/>
    <w:basedOn w:val="1"/>
    <w:uiPriority w:val="0"/>
    <w:pPr>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ascii="等线 Light" w:hAnsi="等线 Light" w:eastAsia="宋体" w:cs="宋体"/>
      <w:sz w:val="20"/>
      <w:szCs w:val="20"/>
    </w:rPr>
  </w:style>
  <w:style w:type="paragraph" w:customStyle="1" w:styleId="261">
    <w:name w:val="封面 黑体二号 居中"/>
    <w:basedOn w:val="218"/>
    <w:next w:val="218"/>
    <w:uiPriority w:val="18"/>
    <w:pPr>
      <w:jc w:val="center"/>
    </w:pPr>
    <w:rPr>
      <w:sz w:val="44"/>
    </w:rPr>
  </w:style>
  <w:style w:type="paragraph" w:customStyle="1" w:styleId="262">
    <w:name w:val="表格文本  样式基准"/>
    <w:basedOn w:val="1"/>
    <w:qFormat/>
    <w:uiPriority w:val="19"/>
    <w:pPr>
      <w:suppressAutoHyphens/>
      <w:autoSpaceDN w:val="0"/>
      <w:spacing w:after="0" w:line="240" w:lineRule="auto"/>
      <w:jc w:val="center"/>
      <w:textAlignment w:val="baseline"/>
    </w:pPr>
    <w:rPr>
      <w:rFonts w:ascii="等线 Light" w:hAnsi="Calibri Light" w:eastAsia="等线 Light" w:cs="宋体"/>
      <w:szCs w:val="24"/>
    </w:rPr>
  </w:style>
  <w:style w:type="paragraph" w:customStyle="1" w:styleId="263">
    <w:name w:val="封面 黑体三号 居中"/>
    <w:basedOn w:val="218"/>
    <w:next w:val="218"/>
    <w:uiPriority w:val="18"/>
    <w:pPr>
      <w:jc w:val="center"/>
    </w:pPr>
    <w:rPr>
      <w:sz w:val="32"/>
    </w:rPr>
  </w:style>
  <w:style w:type="paragraph" w:customStyle="1" w:styleId="264">
    <w:name w:val="Terminal Dispaly"/>
    <w:uiPriority w:val="0"/>
    <w:pPr>
      <w:widowControl w:val="0"/>
      <w:ind w:left="1701"/>
      <w:jc w:val="both"/>
    </w:pPr>
    <w:rPr>
      <w:rFonts w:ascii="Times New Roman" w:hAnsi="Times New Roman" w:eastAsia="宋体" w:cs="Times New Roman"/>
      <w:sz w:val="17"/>
      <w:lang w:val="en-US" w:eastAsia="zh-CN" w:bidi="ar-SA"/>
    </w:rPr>
  </w:style>
  <w:style w:type="paragraph" w:customStyle="1" w:styleId="265">
    <w:name w:val="GP标题3"/>
    <w:basedOn w:val="266"/>
    <w:next w:val="1"/>
    <w:qFormat/>
    <w:uiPriority w:val="0"/>
    <w:pPr>
      <w:numPr>
        <w:ilvl w:val="2"/>
        <w:numId w:val="8"/>
      </w:numPr>
      <w:spacing w:beforeLines="50" w:afterLines="50"/>
      <w:outlineLvl w:val="2"/>
    </w:pPr>
    <w:rPr>
      <w:rFonts w:ascii="等线 Light" w:hAnsi="等线 Light" w:eastAsia="等线 Light"/>
      <w:b/>
      <w:sz w:val="30"/>
    </w:rPr>
  </w:style>
  <w:style w:type="paragraph" w:customStyle="1" w:styleId="266">
    <w:name w:val="GP正文(无首行缩进)"/>
    <w:uiPriority w:val="0"/>
    <w:pPr>
      <w:widowControl w:val="0"/>
      <w:spacing w:line="360" w:lineRule="auto"/>
    </w:pPr>
    <w:rPr>
      <w:rFonts w:ascii="Times New Roman" w:hAnsi="Times New Roman" w:eastAsia="宋体" w:cs="Times New Roman"/>
      <w:kern w:val="2"/>
      <w:sz w:val="24"/>
      <w:szCs w:val="21"/>
      <w:lang w:val="en-US" w:eastAsia="zh-CN" w:bidi="ar-SA"/>
    </w:rPr>
  </w:style>
  <w:style w:type="paragraph" w:customStyle="1" w:styleId="267">
    <w:name w:val="xl45"/>
    <w:basedOn w:val="1"/>
    <w:uiPriority w:val="0"/>
    <w:pPr>
      <w:pBdr>
        <w:top w:val="single" w:color="auto" w:sz="8" w:space="0"/>
      </w:pBdr>
      <w:spacing w:before="100" w:beforeAutospacing="1" w:after="100" w:afterAutospacing="1" w:line="240" w:lineRule="auto"/>
      <w:jc w:val="right"/>
    </w:pPr>
    <w:rPr>
      <w:rFonts w:ascii="等线 Light" w:hAnsi="等线 Light" w:eastAsia="宋体" w:cs="宋体"/>
      <w:b/>
      <w:bCs/>
      <w:szCs w:val="24"/>
    </w:rPr>
  </w:style>
  <w:style w:type="paragraph" w:customStyle="1" w:styleId="268">
    <w:name w:val="表样式"/>
    <w:basedOn w:val="1"/>
    <w:uiPriority w:val="0"/>
    <w:pPr>
      <w:autoSpaceDE w:val="0"/>
      <w:autoSpaceDN w:val="0"/>
      <w:adjustRightInd w:val="0"/>
      <w:spacing w:before="80" w:after="80" w:line="240" w:lineRule="auto"/>
      <w:jc w:val="left"/>
    </w:pPr>
    <w:rPr>
      <w:rFonts w:ascii="宋体" w:hAnsi="宋体" w:eastAsia="宋体" w:cs="宋体"/>
      <w:sz w:val="18"/>
      <w:szCs w:val="20"/>
    </w:rPr>
  </w:style>
  <w:style w:type="paragraph" w:customStyle="1" w:styleId="269">
    <w:name w:val="正文1"/>
    <w:basedOn w:val="1"/>
    <w:uiPriority w:val="0"/>
    <w:pPr>
      <w:numPr>
        <w:ilvl w:val="6"/>
        <w:numId w:val="9"/>
      </w:numPr>
      <w:spacing w:before="60" w:after="60"/>
      <w:ind w:left="384" w:leftChars="100" w:hanging="284"/>
      <w:jc w:val="left"/>
      <w:outlineLvl w:val="6"/>
    </w:pPr>
    <w:rPr>
      <w:rFonts w:ascii="宋体" w:hAnsi="宋体" w:eastAsia="宋体" w:cs="宋体"/>
      <w:szCs w:val="24"/>
    </w:rPr>
  </w:style>
  <w:style w:type="paragraph" w:customStyle="1" w:styleId="270">
    <w:name w:val="样式-标题2"/>
    <w:basedOn w:val="1"/>
    <w:uiPriority w:val="0"/>
    <w:pPr>
      <w:keepNext/>
      <w:keepLines/>
      <w:tabs>
        <w:tab w:val="left" w:pos="567"/>
      </w:tabs>
      <w:spacing w:after="0"/>
      <w:ind w:left="567" w:hanging="567"/>
      <w:jc w:val="left"/>
      <w:outlineLvl w:val="1"/>
    </w:pPr>
    <w:rPr>
      <w:rFonts w:ascii="等线 Light" w:hAnsi="等线 Light" w:eastAsia="宋体" w:cs="宋体"/>
      <w:b/>
      <w:bCs/>
      <w:color w:val="000000"/>
      <w:kern w:val="44"/>
      <w:sz w:val="30"/>
      <w:szCs w:val="30"/>
    </w:rPr>
  </w:style>
  <w:style w:type="paragraph" w:customStyle="1" w:styleId="271">
    <w:name w:val="xl43"/>
    <w:basedOn w:val="1"/>
    <w:uiPriority w:val="0"/>
    <w:pPr>
      <w:spacing w:before="100" w:beforeAutospacing="1" w:after="100" w:afterAutospacing="1" w:line="240" w:lineRule="auto"/>
      <w:jc w:val="left"/>
    </w:pPr>
    <w:rPr>
      <w:rFonts w:ascii="等线 Light" w:hAnsi="等线 Light" w:eastAsia="宋体" w:cs="宋体"/>
      <w:szCs w:val="24"/>
    </w:rPr>
  </w:style>
  <w:style w:type="paragraph" w:customStyle="1" w:styleId="272">
    <w:name w:val="样式 文本 样例"/>
    <w:basedOn w:val="1"/>
    <w:uiPriority w:val="0"/>
    <w:pPr>
      <w:spacing w:before="240" w:after="120" w:line="240" w:lineRule="auto"/>
      <w:ind w:firstLine="420"/>
      <w:jc w:val="left"/>
    </w:pPr>
    <w:rPr>
      <w:rFonts w:ascii="等线 Light" w:hAnsi="等线 Light" w:eastAsia="宋体" w:cs="宋体"/>
      <w:i/>
      <w:iCs/>
      <w:color w:val="C00000"/>
      <w:szCs w:val="24"/>
    </w:rPr>
  </w:style>
  <w:style w:type="paragraph" w:customStyle="1" w:styleId="273">
    <w:name w:val="p0"/>
    <w:basedOn w:val="1"/>
    <w:uiPriority w:val="0"/>
    <w:pPr>
      <w:spacing w:after="0" w:line="240" w:lineRule="auto"/>
      <w:jc w:val="left"/>
    </w:pPr>
    <w:rPr>
      <w:rFonts w:ascii="宋体" w:hAnsi="宋体" w:eastAsia="宋体" w:cs="宋体"/>
      <w:szCs w:val="21"/>
    </w:rPr>
  </w:style>
  <w:style w:type="paragraph" w:customStyle="1" w:styleId="274">
    <w:name w:val="Bullet 1 paragraph"/>
    <w:basedOn w:val="1"/>
    <w:uiPriority w:val="0"/>
    <w:pPr>
      <w:spacing w:before="60" w:after="0" w:line="240" w:lineRule="auto"/>
      <w:ind w:left="720"/>
      <w:jc w:val="left"/>
    </w:pPr>
    <w:rPr>
      <w:rFonts w:ascii="等线 Light" w:hAnsi="等线 Light" w:eastAsia="宋体" w:cs="宋体"/>
      <w:sz w:val="22"/>
      <w:szCs w:val="20"/>
      <w:lang w:eastAsia="en-US"/>
    </w:rPr>
  </w:style>
  <w:style w:type="paragraph" w:customStyle="1" w:styleId="275">
    <w:name w:val="xl36"/>
    <w:basedOn w:val="1"/>
    <w:uiPriority w:val="0"/>
    <w:pPr>
      <w:pBdr>
        <w:top w:val="single" w:color="auto" w:sz="4" w:space="0"/>
        <w:left w:val="single" w:color="auto" w:sz="4" w:space="0"/>
        <w:bottom w:val="single" w:color="auto" w:sz="4" w:space="0"/>
        <w:right w:val="single" w:color="auto" w:sz="8" w:space="0"/>
      </w:pBdr>
      <w:spacing w:before="100" w:beforeAutospacing="1" w:after="100" w:afterAutospacing="1" w:line="240" w:lineRule="auto"/>
      <w:jc w:val="left"/>
    </w:pPr>
    <w:rPr>
      <w:rFonts w:ascii="等线 Light" w:hAnsi="等线 Light" w:eastAsia="宋体" w:cs="宋体"/>
      <w:szCs w:val="24"/>
    </w:rPr>
  </w:style>
  <w:style w:type="paragraph" w:customStyle="1" w:styleId="276">
    <w:name w:val="表格文本 居右"/>
    <w:basedOn w:val="262"/>
    <w:qFormat/>
    <w:uiPriority w:val="19"/>
    <w:pPr>
      <w:jc w:val="right"/>
    </w:pPr>
  </w:style>
  <w:style w:type="paragraph" w:customStyle="1" w:styleId="277">
    <w:name w:val="正文7"/>
    <w:basedOn w:val="227"/>
    <w:uiPriority w:val="0"/>
    <w:pPr>
      <w:numPr>
        <w:ilvl w:val="0"/>
        <w:numId w:val="10"/>
      </w:numPr>
      <w:ind w:left="1120" w:leftChars="700"/>
    </w:pPr>
  </w:style>
  <w:style w:type="paragraph" w:customStyle="1" w:styleId="278">
    <w:name w:val="Char Char Char Char Char Char Char Char Char Char Char Char1"/>
    <w:basedOn w:val="1"/>
    <w:uiPriority w:val="0"/>
    <w:pPr>
      <w:spacing w:line="240" w:lineRule="exact"/>
      <w:jc w:val="center"/>
    </w:pPr>
    <w:rPr>
      <w:rFonts w:ascii="@等线 Light" w:hAnsi="@等线 Light" w:eastAsia="宋体" w:cs="宋体"/>
      <w:sz w:val="20"/>
      <w:szCs w:val="24"/>
      <w:lang w:eastAsia="en-US"/>
    </w:rPr>
  </w:style>
  <w:style w:type="paragraph" w:customStyle="1" w:styleId="279">
    <w:name w:val="表格文本居中"/>
    <w:basedOn w:val="280"/>
    <w:uiPriority w:val="0"/>
  </w:style>
  <w:style w:type="paragraph" w:customStyle="1" w:styleId="280">
    <w:name w:val="表格文本"/>
    <w:basedOn w:val="19"/>
    <w:uiPriority w:val="0"/>
    <w:pPr>
      <w:spacing w:after="0" w:line="240" w:lineRule="auto"/>
      <w:jc w:val="center"/>
    </w:pPr>
    <w:rPr>
      <w:rFonts w:hint="eastAsia" w:ascii="宋体" w:hAnsi="宋体" w:eastAsia="宋体" w:cs="宋体"/>
      <w:sz w:val="21"/>
      <w:szCs w:val="24"/>
    </w:rPr>
  </w:style>
  <w:style w:type="paragraph" w:customStyle="1" w:styleId="281">
    <w:name w:val="Command"/>
    <w:uiPriority w:val="0"/>
    <w:pPr>
      <w:spacing w:before="160" w:after="160"/>
    </w:pPr>
    <w:rPr>
      <w:rFonts w:ascii="等线 Light" w:hAnsi="等线 Light" w:eastAsia="宋体" w:cs="Times New Roman"/>
      <w:sz w:val="21"/>
      <w:lang w:val="en-US" w:eastAsia="zh-CN" w:bidi="ar-SA"/>
    </w:rPr>
  </w:style>
  <w:style w:type="paragraph" w:customStyle="1" w:styleId="282">
    <w:name w:val="样式 标题 33l3Level 3 HeadH3heading 3Heading 3 - oldlevel_3P...4"/>
    <w:basedOn w:val="4"/>
    <w:uiPriority w:val="0"/>
    <w:pPr>
      <w:numPr>
        <w:ilvl w:val="0"/>
        <w:numId w:val="0"/>
      </w:numPr>
      <w:tabs>
        <w:tab w:val="left" w:pos="0"/>
      </w:tabs>
      <w:spacing w:before="120" w:after="120" w:line="240" w:lineRule="auto"/>
      <w:ind w:right="100" w:rightChars="100"/>
      <w:jc w:val="left"/>
    </w:pPr>
    <w:rPr>
      <w:rFonts w:hint="eastAsia" w:ascii="@等线 Light" w:hAnsi="@等线 Light" w:eastAsia="宋体" w:cs="等线 Light"/>
      <w:bCs w:val="0"/>
      <w:color w:val="auto"/>
      <w:sz w:val="28"/>
      <w:szCs w:val="20"/>
    </w:rPr>
  </w:style>
  <w:style w:type="paragraph" w:customStyle="1" w:styleId="283">
    <w:name w:val="正文首行缩进 +斜体 红字"/>
    <w:basedOn w:val="19"/>
    <w:uiPriority w:val="0"/>
    <w:pPr>
      <w:spacing w:after="0"/>
      <w:ind w:firstLine="480"/>
      <w:jc w:val="left"/>
    </w:pPr>
    <w:rPr>
      <w:rFonts w:hint="eastAsia" w:ascii="宋体" w:hAnsi="宋体" w:eastAsia="宋体" w:cs="宋体"/>
      <w:i/>
      <w:color w:val="FF0000"/>
      <w:szCs w:val="24"/>
    </w:rPr>
  </w:style>
  <w:style w:type="paragraph" w:customStyle="1" w:styleId="284">
    <w:name w:val="表格正文"/>
    <w:uiPriority w:val="0"/>
    <w:rPr>
      <w:rFonts w:ascii="Times New Roman" w:hAnsi="Times New Roman" w:eastAsia="宋体" w:cs="Times New Roman"/>
      <w:sz w:val="21"/>
      <w:lang w:val="en-US" w:eastAsia="zh-CN" w:bidi="ar-SA"/>
    </w:rPr>
  </w:style>
  <w:style w:type="paragraph" w:customStyle="1" w:styleId="285">
    <w:name w:val="标题 三号"/>
    <w:basedOn w:val="202"/>
    <w:next w:val="48"/>
    <w:qFormat/>
    <w:uiPriority w:val="9"/>
    <w:pPr>
      <w:jc w:val="center"/>
    </w:pPr>
    <w:rPr>
      <w:rFonts w:ascii="Calibri Light"/>
      <w:sz w:val="32"/>
    </w:rPr>
  </w:style>
  <w:style w:type="paragraph" w:customStyle="1" w:styleId="286">
    <w:name w:val="表格文本 居左 + 小五"/>
    <w:basedOn w:val="186"/>
    <w:unhideWhenUsed/>
    <w:uiPriority w:val="0"/>
    <w:rPr>
      <w:rFonts w:cs="@等线 Light"/>
      <w:sz w:val="18"/>
    </w:rPr>
  </w:style>
  <w:style w:type="paragraph" w:customStyle="1" w:styleId="287">
    <w:name w:val="封面副标题"/>
    <w:basedOn w:val="1"/>
    <w:uiPriority w:val="18"/>
    <w:pPr>
      <w:suppressAutoHyphens/>
      <w:autoSpaceDN w:val="0"/>
      <w:spacing w:after="0" w:line="240" w:lineRule="auto"/>
      <w:ind w:firstLine="200"/>
      <w:jc w:val="center"/>
      <w:textAlignment w:val="baseline"/>
    </w:pPr>
    <w:rPr>
      <w:rFonts w:ascii="@等线 Light" w:hAnsi="@等线 Light" w:eastAsia="等线 Light" w:cs="等线 Light"/>
      <w:sz w:val="44"/>
      <w:szCs w:val="24"/>
    </w:rPr>
  </w:style>
  <w:style w:type="paragraph" w:customStyle="1" w:styleId="288">
    <w:name w:val="正文3"/>
    <w:basedOn w:val="1"/>
    <w:uiPriority w:val="0"/>
    <w:pPr>
      <w:numPr>
        <w:ilvl w:val="8"/>
        <w:numId w:val="9"/>
      </w:numPr>
      <w:spacing w:before="60" w:after="60"/>
      <w:ind w:left="697" w:leftChars="300" w:hanging="397"/>
      <w:jc w:val="left"/>
      <w:outlineLvl w:val="8"/>
    </w:pPr>
    <w:rPr>
      <w:rFonts w:ascii="宋体" w:hAnsi="宋体" w:eastAsia="宋体" w:cs="宋体"/>
      <w:szCs w:val="21"/>
    </w:rPr>
  </w:style>
  <w:style w:type="paragraph" w:customStyle="1" w:styleId="289">
    <w:name w:val="封面公司中文名称"/>
    <w:basedOn w:val="1"/>
    <w:uiPriority w:val="18"/>
    <w:pPr>
      <w:suppressAutoHyphens/>
      <w:autoSpaceDN w:val="0"/>
      <w:spacing w:after="0" w:line="240" w:lineRule="auto"/>
      <w:ind w:firstLine="200"/>
      <w:jc w:val="center"/>
      <w:textAlignment w:val="baseline"/>
    </w:pPr>
    <w:rPr>
      <w:rFonts w:ascii="@等线 Light" w:hAnsi="@等线 Light" w:eastAsia="等线 Light" w:cs="等线 Light"/>
      <w:sz w:val="36"/>
      <w:szCs w:val="24"/>
    </w:rPr>
  </w:style>
  <w:style w:type="paragraph" w:customStyle="1" w:styleId="290">
    <w:name w:val="图 居中"/>
    <w:basedOn w:val="1"/>
    <w:qFormat/>
    <w:uiPriority w:val="6"/>
    <w:pPr>
      <w:spacing w:after="0" w:line="240" w:lineRule="auto"/>
      <w:jc w:val="center"/>
    </w:pPr>
    <w:rPr>
      <w:rFonts w:ascii="Calibri Light" w:hAnsi="Calibri Light" w:eastAsia="宋体" w:cs="宋体"/>
      <w:szCs w:val="24"/>
    </w:rPr>
  </w:style>
  <w:style w:type="paragraph" w:customStyle="1" w:styleId="291">
    <w:name w:val="xl41"/>
    <w:basedOn w:val="1"/>
    <w:uiPriority w:val="0"/>
    <w:pPr>
      <w:pBdr>
        <w:top w:val="single" w:color="auto" w:sz="4" w:space="0"/>
        <w:left w:val="single" w:color="auto" w:sz="4" w:space="0"/>
        <w:bottom w:val="single" w:color="auto" w:sz="8" w:space="0"/>
        <w:right w:val="single" w:color="auto" w:sz="8" w:space="0"/>
      </w:pBdr>
      <w:spacing w:before="100" w:beforeAutospacing="1" w:after="100" w:afterAutospacing="1" w:line="240" w:lineRule="auto"/>
      <w:jc w:val="left"/>
    </w:pPr>
    <w:rPr>
      <w:rFonts w:ascii="等线 Light" w:hAnsi="等线 Light" w:eastAsia="宋体" w:cs="宋体"/>
      <w:szCs w:val="24"/>
    </w:rPr>
  </w:style>
  <w:style w:type="paragraph" w:customStyle="1" w:styleId="292">
    <w:name w:val="特殊 宋体 一号 加重 居中"/>
    <w:basedOn w:val="1"/>
    <w:next w:val="48"/>
    <w:uiPriority w:val="0"/>
    <w:pPr>
      <w:spacing w:after="0" w:line="312" w:lineRule="atLeast"/>
      <w:jc w:val="center"/>
    </w:pPr>
    <w:rPr>
      <w:rFonts w:ascii="等线 Light" w:hAnsi="等线 Light" w:eastAsia="宋体" w:cs="等线 Light"/>
      <w:b/>
      <w:bCs/>
      <w:sz w:val="52"/>
      <w:szCs w:val="20"/>
    </w:rPr>
  </w:style>
  <w:style w:type="paragraph" w:customStyle="1" w:styleId="293">
    <w:name w:val="font6"/>
    <w:basedOn w:val="1"/>
    <w:uiPriority w:val="0"/>
    <w:pPr>
      <w:spacing w:before="100" w:beforeAutospacing="1" w:after="100" w:afterAutospacing="1" w:line="240" w:lineRule="auto"/>
      <w:jc w:val="left"/>
    </w:pPr>
    <w:rPr>
      <w:rFonts w:hint="eastAsia" w:ascii="等线 Light" w:hAnsi="等线 Light" w:eastAsia="宋体" w:cs="宋体"/>
      <w:sz w:val="20"/>
      <w:szCs w:val="20"/>
    </w:rPr>
  </w:style>
  <w:style w:type="paragraph" w:customStyle="1" w:styleId="294">
    <w:name w:val="123"/>
    <w:basedOn w:val="1"/>
    <w:uiPriority w:val="0"/>
    <w:pPr>
      <w:spacing w:after="0" w:line="240" w:lineRule="auto"/>
      <w:jc w:val="left"/>
    </w:pPr>
    <w:rPr>
      <w:rFonts w:ascii="宋体" w:hAnsi="宋体" w:eastAsia="宋体" w:cs="宋体"/>
      <w:szCs w:val="20"/>
    </w:rPr>
  </w:style>
  <w:style w:type="paragraph" w:customStyle="1" w:styleId="295">
    <w:name w:val="文档正文"/>
    <w:basedOn w:val="1"/>
    <w:uiPriority w:val="0"/>
    <w:pPr>
      <w:adjustRightInd w:val="0"/>
      <w:spacing w:after="0" w:line="440" w:lineRule="exact"/>
      <w:ind w:firstLine="567"/>
      <w:jc w:val="left"/>
      <w:textAlignment w:val="baseline"/>
    </w:pPr>
    <w:rPr>
      <w:rFonts w:ascii="等线 Light" w:hAnsi="等线 Light" w:eastAsia="宋体" w:cs="宋体"/>
      <w:szCs w:val="24"/>
    </w:rPr>
  </w:style>
  <w:style w:type="paragraph" w:customStyle="1" w:styleId="296">
    <w:name w:val="说明"/>
    <w:basedOn w:val="1"/>
    <w:uiPriority w:val="0"/>
    <w:pPr>
      <w:spacing w:before="60" w:after="60"/>
      <w:ind w:firstLine="200" w:firstLineChars="200"/>
      <w:jc w:val="left"/>
    </w:pPr>
    <w:rPr>
      <w:rFonts w:ascii="宋体" w:hAnsi="宋体" w:eastAsia="@等线 Light" w:cs="宋体"/>
      <w:szCs w:val="24"/>
    </w:rPr>
  </w:style>
  <w:style w:type="paragraph" w:customStyle="1" w:styleId="297">
    <w:name w:val="checklist 1"/>
    <w:basedOn w:val="1"/>
    <w:uiPriority w:val="0"/>
    <w:pPr>
      <w:numPr>
        <w:ilvl w:val="0"/>
        <w:numId w:val="11"/>
      </w:numPr>
      <w:spacing w:before="120" w:after="120" w:line="240" w:lineRule="auto"/>
      <w:jc w:val="left"/>
    </w:pPr>
    <w:rPr>
      <w:rFonts w:ascii="等线 Light" w:hAnsi="等线 Light" w:eastAsia="宋体" w:cs="宋体"/>
      <w:sz w:val="22"/>
      <w:szCs w:val="20"/>
    </w:rPr>
  </w:style>
  <w:style w:type="paragraph" w:customStyle="1" w:styleId="298">
    <w:name w:val="Default"/>
    <w:uiPriority w:val="0"/>
    <w:pPr>
      <w:widowControl w:val="0"/>
      <w:autoSpaceDE w:val="0"/>
      <w:autoSpaceDN w:val="0"/>
      <w:adjustRightInd w:val="0"/>
    </w:pPr>
    <w:rPr>
      <w:rFonts w:ascii="等线 Light" w:hAnsi="Calibri Light" w:eastAsia="宋体" w:cs="等线 Light"/>
      <w:color w:val="000000"/>
      <w:sz w:val="24"/>
      <w:szCs w:val="24"/>
      <w:lang w:val="en-US" w:eastAsia="zh-CN" w:bidi="ar-SA"/>
    </w:rPr>
  </w:style>
  <w:style w:type="paragraph" w:customStyle="1" w:styleId="299">
    <w:name w:val="_Style 15"/>
    <w:basedOn w:val="1"/>
    <w:qFormat/>
    <w:uiPriority w:val="99"/>
    <w:pPr>
      <w:spacing w:after="0" w:line="240" w:lineRule="auto"/>
      <w:ind w:firstLine="420" w:firstLineChars="200"/>
      <w:jc w:val="left"/>
    </w:pPr>
    <w:rPr>
      <w:rFonts w:ascii="宋体" w:hAnsi="宋体" w:eastAsia="宋体" w:cs="宋体"/>
      <w:szCs w:val="24"/>
    </w:rPr>
  </w:style>
  <w:style w:type="paragraph" w:customStyle="1" w:styleId="300">
    <w:name w:val="解释字体"/>
    <w:basedOn w:val="1"/>
    <w:next w:val="1"/>
    <w:uiPriority w:val="0"/>
    <w:pPr>
      <w:spacing w:after="80" w:line="240" w:lineRule="auto"/>
      <w:jc w:val="left"/>
    </w:pPr>
    <w:rPr>
      <w:rFonts w:ascii="宋体" w:hAnsi="宋体" w:eastAsia="宋体" w:cs="宋体"/>
      <w:i/>
      <w:snapToGrid w:val="0"/>
      <w:sz w:val="20"/>
      <w:szCs w:val="20"/>
    </w:rPr>
  </w:style>
  <w:style w:type="paragraph" w:customStyle="1" w:styleId="301">
    <w:name w:val="注意事项"/>
    <w:basedOn w:val="1"/>
    <w:uiPriority w:val="0"/>
    <w:pPr>
      <w:spacing w:before="60" w:after="60"/>
      <w:ind w:firstLine="200" w:firstLineChars="200"/>
      <w:jc w:val="left"/>
    </w:pPr>
    <w:rPr>
      <w:rFonts w:ascii="宋体" w:hAnsi="宋体" w:eastAsia="宋体" w:cs="宋体"/>
      <w:b/>
      <w:bCs/>
      <w:szCs w:val="24"/>
    </w:rPr>
  </w:style>
  <w:style w:type="paragraph" w:customStyle="1" w:styleId="302">
    <w:name w:val="默认段落字体 Para Char Char Char Char Char Char Char"/>
    <w:basedOn w:val="1"/>
    <w:uiPriority w:val="0"/>
    <w:pPr>
      <w:spacing w:after="0" w:line="240" w:lineRule="auto"/>
      <w:jc w:val="left"/>
    </w:pPr>
    <w:rPr>
      <w:rFonts w:ascii="宋体" w:hAnsi="宋体" w:eastAsia="宋体" w:cs="宋体"/>
      <w:szCs w:val="24"/>
    </w:rPr>
  </w:style>
  <w:style w:type="paragraph" w:customStyle="1" w:styleId="303">
    <w:name w:val="正文项目 +方格"/>
    <w:basedOn w:val="19"/>
    <w:uiPriority w:val="0"/>
    <w:pPr>
      <w:tabs>
        <w:tab w:val="left" w:pos="347"/>
      </w:tabs>
      <w:spacing w:after="0"/>
      <w:ind w:firstLine="200" w:firstLineChars="200"/>
      <w:jc w:val="left"/>
    </w:pPr>
    <w:rPr>
      <w:rFonts w:hint="eastAsia" w:ascii="宋体" w:hAnsi="宋体" w:eastAsia="宋体" w:cs="宋体"/>
      <w:szCs w:val="24"/>
    </w:rPr>
  </w:style>
  <w:style w:type="paragraph" w:customStyle="1" w:styleId="304">
    <w:name w:val="表格文本居中 +加重"/>
    <w:basedOn w:val="1"/>
    <w:uiPriority w:val="0"/>
    <w:pPr>
      <w:spacing w:after="0" w:line="240" w:lineRule="auto"/>
      <w:jc w:val="center"/>
    </w:pPr>
    <w:rPr>
      <w:rFonts w:ascii="宋体" w:hAnsi="宋体" w:eastAsia="宋体" w:cs="宋体"/>
      <w:b/>
      <w:szCs w:val="24"/>
    </w:rPr>
  </w:style>
  <w:style w:type="paragraph" w:customStyle="1" w:styleId="305">
    <w:name w:val="正文特殊说明"/>
    <w:basedOn w:val="248"/>
    <w:uiPriority w:val="0"/>
    <w:pPr>
      <w:ind w:firstLine="480"/>
    </w:pPr>
    <w:rPr>
      <w:color w:val="FF0000"/>
    </w:rPr>
  </w:style>
  <w:style w:type="paragraph" w:customStyle="1" w:styleId="306">
    <w:name w:val="正文首行缩进 页首行"/>
    <w:basedOn w:val="48"/>
    <w:next w:val="48"/>
    <w:uiPriority w:val="0"/>
    <w:pPr>
      <w:suppressAutoHyphens/>
      <w:autoSpaceDN w:val="0"/>
      <w:spacing w:after="0" w:line="120" w:lineRule="atLeast"/>
      <w:ind w:firstLine="200" w:firstLineChars="200"/>
      <w:textAlignment w:val="baseline"/>
    </w:pPr>
    <w:rPr>
      <w:rFonts w:ascii="等线 Light" w:hAnsi="Calibri Light" w:eastAsia="等线 Light"/>
      <w:sz w:val="24"/>
    </w:rPr>
  </w:style>
  <w:style w:type="paragraph" w:customStyle="1" w:styleId="307">
    <w:name w:val="font5"/>
    <w:basedOn w:val="1"/>
    <w:uiPriority w:val="0"/>
    <w:pPr>
      <w:spacing w:before="100" w:beforeAutospacing="1" w:after="100" w:afterAutospacing="1" w:line="240" w:lineRule="auto"/>
      <w:jc w:val="left"/>
    </w:pPr>
    <w:rPr>
      <w:rFonts w:hint="eastAsia" w:ascii="等线 Light" w:hAnsi="等线 Light" w:eastAsia="宋体" w:cs="宋体"/>
      <w:sz w:val="18"/>
      <w:szCs w:val="18"/>
    </w:rPr>
  </w:style>
  <w:style w:type="paragraph" w:customStyle="1" w:styleId="308">
    <w:name w:val="xl25"/>
    <w:basedOn w:val="1"/>
    <w:uiPriority w:val="0"/>
    <w:pPr>
      <w:pBdr>
        <w:top w:val="single" w:color="auto" w:sz="8" w:space="0"/>
        <w:left w:val="single" w:color="auto" w:sz="8" w:space="0"/>
        <w:bottom w:val="single" w:color="auto" w:sz="4" w:space="0"/>
        <w:right w:val="single" w:color="auto" w:sz="4" w:space="0"/>
      </w:pBdr>
      <w:spacing w:before="100" w:beforeAutospacing="1" w:after="100" w:afterAutospacing="1" w:line="240" w:lineRule="auto"/>
      <w:jc w:val="center"/>
    </w:pPr>
    <w:rPr>
      <w:rFonts w:ascii="等线 Light" w:hAnsi="等线 Light" w:eastAsia="宋体" w:cs="宋体"/>
      <w:sz w:val="20"/>
      <w:szCs w:val="20"/>
    </w:rPr>
  </w:style>
  <w:style w:type="paragraph" w:customStyle="1" w:styleId="309">
    <w:name w:val="p17"/>
    <w:basedOn w:val="1"/>
    <w:uiPriority w:val="0"/>
    <w:pPr>
      <w:spacing w:after="0" w:line="240" w:lineRule="auto"/>
      <w:jc w:val="left"/>
    </w:pPr>
    <w:rPr>
      <w:rFonts w:ascii="宋体" w:hAnsi="宋体" w:eastAsia="宋体" w:cs="宋体"/>
      <w:szCs w:val="20"/>
    </w:rPr>
  </w:style>
  <w:style w:type="paragraph" w:customStyle="1" w:styleId="310">
    <w:name w:val="Char Char Char Char Char Char Char Char Char Char Char Char"/>
    <w:basedOn w:val="1"/>
    <w:uiPriority w:val="0"/>
    <w:pPr>
      <w:spacing w:line="240" w:lineRule="exact"/>
      <w:jc w:val="center"/>
    </w:pPr>
    <w:rPr>
      <w:rFonts w:ascii="@等线 Light" w:hAnsi="@等线 Light" w:eastAsia="宋体" w:cs="宋体"/>
      <w:sz w:val="20"/>
      <w:szCs w:val="24"/>
      <w:lang w:eastAsia="en-US"/>
    </w:rPr>
  </w:style>
  <w:style w:type="paragraph" w:customStyle="1" w:styleId="311">
    <w:name w:val="插图格式"/>
    <w:basedOn w:val="1"/>
    <w:uiPriority w:val="0"/>
    <w:pPr>
      <w:autoSpaceDE w:val="0"/>
      <w:autoSpaceDN w:val="0"/>
      <w:spacing w:after="120" w:line="360" w:lineRule="atLeast"/>
      <w:jc w:val="center"/>
    </w:pPr>
    <w:rPr>
      <w:rFonts w:ascii="宋体" w:hAnsi="宋体" w:eastAsia="宋体" w:cs="宋体"/>
      <w:szCs w:val="20"/>
    </w:rPr>
  </w:style>
  <w:style w:type="paragraph" w:customStyle="1" w:styleId="312">
    <w:name w:val="表格标题"/>
    <w:basedOn w:val="1"/>
    <w:next w:val="1"/>
    <w:qFormat/>
    <w:uiPriority w:val="0"/>
    <w:pPr>
      <w:spacing w:after="0" w:line="240" w:lineRule="auto"/>
      <w:jc w:val="center"/>
    </w:pPr>
    <w:rPr>
      <w:rFonts w:ascii="宋体" w:hAnsi="宋体" w:eastAsia="宋体" w:cs="等线 Light"/>
      <w:b/>
      <w:bCs/>
      <w:smallCaps/>
      <w:szCs w:val="20"/>
    </w:rPr>
  </w:style>
  <w:style w:type="paragraph" w:customStyle="1" w:styleId="313">
    <w:name w:val="xl27"/>
    <w:basedOn w:val="1"/>
    <w:uiPriority w:val="0"/>
    <w:pPr>
      <w:pBdr>
        <w:left w:val="single" w:color="auto" w:sz="4" w:space="0"/>
        <w:bottom w:val="single" w:color="auto" w:sz="4" w:space="0"/>
        <w:right w:val="single" w:color="auto" w:sz="4" w:space="0"/>
      </w:pBdr>
      <w:spacing w:before="100" w:beforeAutospacing="1" w:after="100" w:afterAutospacing="1" w:line="240" w:lineRule="auto"/>
      <w:jc w:val="center"/>
    </w:pPr>
    <w:rPr>
      <w:rFonts w:ascii="等线 Light" w:hAnsi="等线 Light" w:eastAsia="宋体" w:cs="宋体"/>
      <w:sz w:val="20"/>
      <w:szCs w:val="20"/>
    </w:rPr>
  </w:style>
  <w:style w:type="paragraph" w:customStyle="1" w:styleId="314">
    <w:name w:val="缺省文本"/>
    <w:basedOn w:val="1"/>
    <w:uiPriority w:val="0"/>
    <w:pPr>
      <w:autoSpaceDE w:val="0"/>
      <w:autoSpaceDN w:val="0"/>
      <w:adjustRightInd w:val="0"/>
      <w:spacing w:after="0" w:line="240" w:lineRule="auto"/>
      <w:jc w:val="left"/>
    </w:pPr>
    <w:rPr>
      <w:rFonts w:ascii="宋体" w:hAnsi="宋体" w:eastAsia="宋体" w:cs="宋体"/>
      <w:szCs w:val="20"/>
    </w:rPr>
  </w:style>
  <w:style w:type="paragraph" w:customStyle="1" w:styleId="315">
    <w:name w:val="表格文本 居中 倾斜 深红"/>
    <w:basedOn w:val="1"/>
    <w:uiPriority w:val="0"/>
    <w:pPr>
      <w:wordWrap w:val="0"/>
      <w:spacing w:after="0" w:line="240" w:lineRule="auto"/>
      <w:jc w:val="center"/>
    </w:pPr>
    <w:rPr>
      <w:rFonts w:ascii="等线 Light" w:hAnsi="等线 Light" w:eastAsia="宋体" w:cs="等线 Light"/>
      <w:i/>
      <w:iCs/>
      <w:color w:val="C00000"/>
      <w:szCs w:val="20"/>
    </w:rPr>
  </w:style>
  <w:style w:type="paragraph" w:customStyle="1" w:styleId="316">
    <w:name w:val="xl38"/>
    <w:basedOn w:val="1"/>
    <w:uiPriority w:val="0"/>
    <w:pPr>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ascii="等线 Light" w:hAnsi="等线 Light" w:eastAsia="宋体" w:cs="宋体"/>
      <w:szCs w:val="24"/>
    </w:rPr>
  </w:style>
  <w:style w:type="paragraph" w:customStyle="1" w:styleId="317">
    <w:name w:val="正文居中"/>
    <w:basedOn w:val="19"/>
    <w:uiPriority w:val="0"/>
    <w:pPr>
      <w:spacing w:after="0"/>
      <w:jc w:val="center"/>
    </w:pPr>
    <w:rPr>
      <w:rFonts w:ascii="等线 Light" w:hAnsi="等线 Light" w:eastAsia="宋体" w:cs="等线 Light"/>
      <w:szCs w:val="26"/>
    </w:rPr>
  </w:style>
  <w:style w:type="paragraph" w:customStyle="1" w:styleId="318">
    <w:name w:val="Table Description"/>
    <w:basedOn w:val="1"/>
    <w:next w:val="1"/>
    <w:uiPriority w:val="0"/>
    <w:pPr>
      <w:keepNext/>
      <w:topLinePunct/>
      <w:adjustRightInd w:val="0"/>
      <w:snapToGrid w:val="0"/>
      <w:spacing w:before="320" w:after="80" w:line="240" w:lineRule="atLeast"/>
      <w:ind w:left="1701"/>
      <w:jc w:val="left"/>
    </w:pPr>
    <w:rPr>
      <w:rFonts w:hint="eastAsia" w:ascii="宋体" w:hAnsi="宋体" w:eastAsia="等线 Light" w:cs="等线 Light"/>
      <w:spacing w:val="-4"/>
      <w:szCs w:val="21"/>
    </w:rPr>
  </w:style>
  <w:style w:type="paragraph" w:customStyle="1" w:styleId="319">
    <w:name w:val="Body Text 31"/>
    <w:qFormat/>
    <w:uiPriority w:val="0"/>
    <w:pPr>
      <w:jc w:val="both"/>
    </w:pPr>
    <w:rPr>
      <w:rFonts w:ascii="Times New Roman" w:hAnsi="Times New Roman" w:eastAsia="'宋体" w:cs="Times New Roman"/>
      <w:b/>
      <w:sz w:val="24"/>
      <w:lang w:val="en-US" w:eastAsia="zh-CN" w:bidi="ar-SA"/>
    </w:rPr>
  </w:style>
  <w:style w:type="paragraph" w:customStyle="1" w:styleId="320">
    <w:name w:val="样式 样式 ph正文样式"/>
    <w:basedOn w:val="1"/>
    <w:uiPriority w:val="0"/>
    <w:pPr>
      <w:spacing w:after="0"/>
      <w:ind w:firstLine="480" w:firstLineChars="200"/>
      <w:jc w:val="left"/>
    </w:pPr>
    <w:rPr>
      <w:rFonts w:ascii="等线 Light" w:hAnsi="等线 Light" w:eastAsia="宋体" w:cs="等线 Light"/>
      <w:color w:val="000000"/>
      <w:szCs w:val="20"/>
    </w:rPr>
  </w:style>
  <w:style w:type="paragraph" w:customStyle="1" w:styleId="321">
    <w:name w:val="GP正文(首行缩进)"/>
    <w:basedOn w:val="266"/>
    <w:uiPriority w:val="0"/>
    <w:pPr>
      <w:ind w:firstLine="200" w:firstLineChars="200"/>
    </w:pPr>
    <w:rPr>
      <w:rFonts w:eastAsia="等线 Light"/>
    </w:rPr>
  </w:style>
  <w:style w:type="paragraph" w:customStyle="1" w:styleId="322">
    <w:name w:val="列出段落5"/>
    <w:basedOn w:val="1"/>
    <w:unhideWhenUsed/>
    <w:qFormat/>
    <w:uiPriority w:val="99"/>
    <w:pPr>
      <w:spacing w:after="0" w:line="240" w:lineRule="auto"/>
      <w:ind w:left="425" w:firstLine="420" w:firstLineChars="200"/>
      <w:jc w:val="left"/>
    </w:pPr>
    <w:rPr>
      <w:rFonts w:ascii="Calibri Light" w:hAnsi="Calibri Light" w:eastAsia="等线 Light" w:cs="@等线 Light"/>
    </w:rPr>
  </w:style>
  <w:style w:type="paragraph" w:customStyle="1" w:styleId="323">
    <w:name w:val="正文4"/>
    <w:basedOn w:val="1"/>
    <w:uiPriority w:val="0"/>
    <w:pPr>
      <w:numPr>
        <w:ilvl w:val="0"/>
        <w:numId w:val="12"/>
      </w:numPr>
      <w:spacing w:before="60" w:after="60"/>
      <w:ind w:left="820" w:leftChars="400"/>
      <w:jc w:val="left"/>
    </w:pPr>
    <w:rPr>
      <w:rFonts w:ascii="宋体" w:hAnsi="宋体" w:eastAsia="宋体" w:cs="宋体"/>
      <w:szCs w:val="24"/>
    </w:rPr>
  </w:style>
  <w:style w:type="paragraph" w:customStyle="1" w:styleId="324">
    <w:name w:val="Revision"/>
    <w:unhideWhenUsed/>
    <w:uiPriority w:val="99"/>
    <w:rPr>
      <w:rFonts w:ascii="Times New Roman" w:hAnsi="Times New Roman" w:eastAsia="宋体" w:cs="Times New Roman"/>
      <w:kern w:val="2"/>
      <w:sz w:val="21"/>
      <w:szCs w:val="24"/>
      <w:lang w:val="en-US" w:eastAsia="zh-CN" w:bidi="ar-SA"/>
    </w:rPr>
  </w:style>
  <w:style w:type="paragraph" w:customStyle="1" w:styleId="325">
    <w:name w:val="正文2"/>
    <w:basedOn w:val="1"/>
    <w:uiPriority w:val="0"/>
    <w:pPr>
      <w:numPr>
        <w:ilvl w:val="7"/>
        <w:numId w:val="9"/>
      </w:numPr>
      <w:spacing w:before="60" w:after="60"/>
      <w:ind w:left="597" w:leftChars="200" w:hanging="397"/>
      <w:jc w:val="left"/>
      <w:outlineLvl w:val="7"/>
    </w:pPr>
    <w:rPr>
      <w:rFonts w:ascii="宋体" w:hAnsi="宋体" w:eastAsia="宋体" w:cs="宋体"/>
      <w:szCs w:val="24"/>
    </w:rPr>
  </w:style>
  <w:style w:type="paragraph" w:customStyle="1" w:styleId="326">
    <w:name w:val="列出段落12"/>
    <w:basedOn w:val="1"/>
    <w:unhideWhenUsed/>
    <w:qFormat/>
    <w:uiPriority w:val="99"/>
    <w:pPr>
      <w:spacing w:after="0" w:line="240" w:lineRule="auto"/>
      <w:ind w:left="425" w:firstLine="420" w:firstLineChars="200"/>
      <w:jc w:val="left"/>
    </w:pPr>
    <w:rPr>
      <w:rFonts w:ascii="Calibri Light" w:hAnsi="Calibri Light" w:eastAsia="等线 Light" w:cs="@等线 Light"/>
    </w:rPr>
  </w:style>
  <w:style w:type="paragraph" w:customStyle="1" w:styleId="327">
    <w:name w:val="xl40"/>
    <w:basedOn w:val="1"/>
    <w:uiPriority w:val="0"/>
    <w:pPr>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ascii="等线 Light" w:hAnsi="等线 Light" w:eastAsia="宋体" w:cs="宋体"/>
      <w:sz w:val="20"/>
      <w:szCs w:val="20"/>
    </w:rPr>
  </w:style>
  <w:style w:type="paragraph" w:customStyle="1" w:styleId="328">
    <w:name w:val="ProprietaryNoticeText"/>
    <w:uiPriority w:val="0"/>
    <w:pPr>
      <w:spacing w:after="60"/>
      <w:jc w:val="both"/>
    </w:pPr>
    <w:rPr>
      <w:rFonts w:ascii="等线 Light" w:hAnsi="等线 Light" w:eastAsia="@等线 Light" w:cs="Times New Roman"/>
      <w:color w:val="808080"/>
      <w:sz w:val="18"/>
      <w:lang w:val="en-US" w:eastAsia="en-GB" w:bidi="ar-SA"/>
    </w:rPr>
  </w:style>
  <w:style w:type="paragraph" w:customStyle="1" w:styleId="329">
    <w:name w:val="Char Char Char Char Char Char Char Char Char Char Char Char Char Char Char Char3"/>
    <w:basedOn w:val="1"/>
    <w:uiPriority w:val="0"/>
    <w:pPr>
      <w:tabs>
        <w:tab w:val="left" w:pos="360"/>
      </w:tabs>
      <w:spacing w:after="0"/>
      <w:ind w:firstLine="480" w:firstLineChars="200"/>
      <w:jc w:val="left"/>
    </w:pPr>
    <w:rPr>
      <w:rFonts w:ascii="等线 Light" w:hAnsi="等线 Light" w:eastAsia="宋体" w:cs="宋体"/>
      <w:szCs w:val="24"/>
    </w:rPr>
  </w:style>
  <w:style w:type="paragraph" w:customStyle="1" w:styleId="330">
    <w:name w:val="样式 标题 3h33rd levelH33Head 3level_3PIM 3Level 3 HeadHead..."/>
    <w:basedOn w:val="4"/>
    <w:uiPriority w:val="0"/>
    <w:pPr>
      <w:tabs>
        <w:tab w:val="left" w:pos="1080"/>
      </w:tabs>
      <w:spacing w:before="120" w:after="120"/>
      <w:ind w:left="567" w:hanging="425"/>
      <w:jc w:val="left"/>
    </w:pPr>
    <w:rPr>
      <w:rFonts w:ascii="宋体" w:hAnsi="宋体" w:eastAsia="宋体" w:cs="等线 Light"/>
      <w:color w:val="auto"/>
      <w:sz w:val="32"/>
      <w:szCs w:val="20"/>
    </w:rPr>
  </w:style>
  <w:style w:type="paragraph" w:customStyle="1" w:styleId="331">
    <w:name w:val=".TableTitle"/>
    <w:uiPriority w:val="0"/>
    <w:pPr>
      <w:keepNext/>
      <w:spacing w:before="40" w:after="40"/>
      <w:jc w:val="center"/>
    </w:pPr>
    <w:rPr>
      <w:rFonts w:ascii="Times New Roman" w:hAnsi="Times New Roman" w:eastAsia="@等线 Light" w:cs="Times New Roman"/>
      <w:sz w:val="18"/>
      <w:lang w:val="en-US" w:eastAsia="en-GB" w:bidi="ar-SA"/>
    </w:rPr>
  </w:style>
  <w:style w:type="paragraph" w:customStyle="1" w:styleId="332">
    <w:name w:val="font7"/>
    <w:basedOn w:val="1"/>
    <w:uiPriority w:val="0"/>
    <w:pPr>
      <w:spacing w:before="100" w:beforeAutospacing="1" w:after="100" w:afterAutospacing="1" w:line="240" w:lineRule="auto"/>
      <w:jc w:val="left"/>
    </w:pPr>
    <w:rPr>
      <w:rFonts w:ascii="宋体" w:hAnsi="宋体" w:eastAsia="宋体" w:cs="宋体"/>
      <w:sz w:val="20"/>
      <w:szCs w:val="20"/>
    </w:rPr>
  </w:style>
  <w:style w:type="paragraph" w:customStyle="1" w:styleId="333">
    <w:name w:val="xl29"/>
    <w:basedOn w:val="1"/>
    <w:uiPriority w:val="0"/>
    <w:pPr>
      <w:pBdr>
        <w:top w:val="single" w:color="auto" w:sz="4" w:space="0"/>
        <w:left w:val="single" w:color="auto" w:sz="4" w:space="0"/>
        <w:bottom w:val="single" w:color="auto" w:sz="8" w:space="0"/>
        <w:right w:val="single" w:color="auto" w:sz="4" w:space="0"/>
      </w:pBdr>
      <w:spacing w:before="100" w:beforeAutospacing="1" w:after="100" w:afterAutospacing="1" w:line="240" w:lineRule="auto"/>
      <w:jc w:val="left"/>
    </w:pPr>
    <w:rPr>
      <w:rFonts w:ascii="宋体" w:hAnsi="宋体" w:eastAsia="宋体" w:cs="宋体"/>
      <w:sz w:val="20"/>
      <w:szCs w:val="20"/>
    </w:rPr>
  </w:style>
  <w:style w:type="paragraph" w:customStyle="1" w:styleId="334">
    <w:name w:val="Notes Heading"/>
    <w:next w:val="255"/>
    <w:uiPriority w:val="0"/>
    <w:pPr>
      <w:keepNext/>
      <w:pBdr>
        <w:top w:val="single" w:color="auto" w:sz="8" w:space="5"/>
      </w:pBdr>
      <w:snapToGrid w:val="0"/>
      <w:spacing w:before="80" w:after="80"/>
      <w:ind w:left="1701"/>
    </w:pPr>
    <w:rPr>
      <w:rFonts w:ascii="等线 Light" w:hAnsi="等线 Light" w:eastAsia="宋体" w:cs="Times New Roman"/>
      <w:sz w:val="21"/>
      <w:lang w:val="en-US" w:eastAsia="zh-CN" w:bidi="ar-SA"/>
    </w:rPr>
  </w:style>
  <w:style w:type="paragraph" w:customStyle="1" w:styleId="335">
    <w:name w:val="Char Char Char Char Char Char Char Char Char Char Char Char Char Char Char Char"/>
    <w:basedOn w:val="1"/>
    <w:uiPriority w:val="0"/>
    <w:pPr>
      <w:tabs>
        <w:tab w:val="left" w:pos="360"/>
      </w:tabs>
      <w:spacing w:after="0"/>
      <w:ind w:firstLine="480" w:firstLineChars="200"/>
      <w:jc w:val="left"/>
    </w:pPr>
    <w:rPr>
      <w:rFonts w:ascii="等线 Light" w:hAnsi="等线 Light" w:eastAsia="宋体" w:cs="宋体"/>
      <w:szCs w:val="24"/>
    </w:rPr>
  </w:style>
  <w:style w:type="paragraph" w:customStyle="1" w:styleId="336">
    <w:name w:val="Green Bullet 1"/>
    <w:basedOn w:val="1"/>
    <w:uiPriority w:val="0"/>
    <w:pPr>
      <w:spacing w:before="120" w:after="0" w:line="240" w:lineRule="auto"/>
      <w:jc w:val="left"/>
    </w:pPr>
    <w:rPr>
      <w:rFonts w:ascii="等线 Light" w:hAnsi="等线 Light" w:eastAsia="宋体" w:cs="等线 Light"/>
      <w:iCs/>
      <w:color w:val="008000"/>
      <w:sz w:val="22"/>
      <w:szCs w:val="24"/>
      <w:lang w:val="en-GB" w:eastAsia="en-US"/>
    </w:rPr>
  </w:style>
  <w:style w:type="paragraph" w:customStyle="1" w:styleId="337">
    <w:name w:val="xl42"/>
    <w:basedOn w:val="1"/>
    <w:uiPriority w:val="0"/>
    <w:pPr>
      <w:spacing w:before="100" w:beforeAutospacing="1" w:after="100" w:afterAutospacing="1" w:line="240" w:lineRule="auto"/>
      <w:jc w:val="left"/>
    </w:pPr>
    <w:rPr>
      <w:rFonts w:ascii="宋体" w:hAnsi="宋体" w:eastAsia="宋体" w:cs="宋体"/>
      <w:szCs w:val="24"/>
    </w:rPr>
  </w:style>
  <w:style w:type="paragraph" w:customStyle="1" w:styleId="338">
    <w:name w:val="Code"/>
    <w:basedOn w:val="1"/>
    <w:uiPriority w:val="0"/>
    <w:pPr>
      <w:topLinePunct/>
      <w:autoSpaceDE w:val="0"/>
      <w:autoSpaceDN w:val="0"/>
      <w:adjustRightInd w:val="0"/>
      <w:snapToGrid w:val="0"/>
      <w:spacing w:after="0"/>
      <w:ind w:left="1701"/>
      <w:jc w:val="left"/>
    </w:pPr>
    <w:rPr>
      <w:rFonts w:ascii="@等线 Light" w:hAnsi="@等线 Light" w:eastAsia="宋体" w:cs="等线 Light"/>
      <w:sz w:val="18"/>
      <w:szCs w:val="21"/>
    </w:rPr>
  </w:style>
  <w:style w:type="paragraph" w:customStyle="1" w:styleId="339">
    <w:name w:val="样式－标题5"/>
    <w:basedOn w:val="208"/>
    <w:uiPriority w:val="0"/>
    <w:pPr>
      <w:outlineLvl w:val="4"/>
    </w:pPr>
  </w:style>
  <w:style w:type="paragraph" w:customStyle="1" w:styleId="340">
    <w:name w:val="Step"/>
    <w:basedOn w:val="1"/>
    <w:uiPriority w:val="0"/>
    <w:pPr>
      <w:tabs>
        <w:tab w:val="left" w:pos="1701"/>
      </w:tabs>
      <w:topLinePunct/>
      <w:adjustRightInd w:val="0"/>
      <w:snapToGrid w:val="0"/>
      <w:spacing w:before="160" w:line="240" w:lineRule="atLeast"/>
      <w:ind w:left="1701" w:hanging="159"/>
      <w:jc w:val="left"/>
    </w:pPr>
    <w:rPr>
      <w:rFonts w:hint="eastAsia" w:ascii="宋体" w:hAnsi="宋体" w:eastAsia="宋体" w:cs="等线 Light"/>
      <w:snapToGrid w:val="0"/>
      <w:szCs w:val="21"/>
    </w:rPr>
  </w:style>
  <w:style w:type="paragraph" w:customStyle="1" w:styleId="341">
    <w:name w:val="p21"/>
    <w:basedOn w:val="1"/>
    <w:uiPriority w:val="0"/>
    <w:pPr>
      <w:spacing w:after="0" w:line="240" w:lineRule="auto"/>
      <w:jc w:val="center"/>
    </w:pPr>
    <w:rPr>
      <w:rFonts w:ascii="宋体" w:hAnsi="宋体" w:eastAsia="宋体" w:cs="宋体"/>
      <w:b/>
      <w:smallCaps/>
      <w:szCs w:val="20"/>
    </w:rPr>
  </w:style>
  <w:style w:type="paragraph" w:customStyle="1" w:styleId="342">
    <w:name w:val="xl24"/>
    <w:basedOn w:val="1"/>
    <w:uiPriority w:val="0"/>
    <w:pPr>
      <w:spacing w:before="100" w:beforeAutospacing="1" w:after="100" w:afterAutospacing="1" w:line="240" w:lineRule="auto"/>
      <w:jc w:val="left"/>
    </w:pPr>
    <w:rPr>
      <w:rFonts w:ascii="等线 Light" w:hAnsi="等线 Light" w:eastAsia="宋体" w:cs="宋体"/>
      <w:sz w:val="20"/>
      <w:szCs w:val="20"/>
    </w:rPr>
  </w:style>
  <w:style w:type="paragraph" w:customStyle="1" w:styleId="343">
    <w:name w:val="普通正文"/>
    <w:basedOn w:val="1"/>
    <w:uiPriority w:val="0"/>
    <w:pPr>
      <w:adjustRightInd w:val="0"/>
      <w:spacing w:before="120" w:after="120" w:line="240" w:lineRule="auto"/>
      <w:ind w:firstLine="454"/>
      <w:jc w:val="left"/>
      <w:textAlignment w:val="baseline"/>
    </w:pPr>
    <w:rPr>
      <w:rFonts w:ascii="等线 Light" w:hAnsi="宋体" w:eastAsia="宋体" w:cs="宋体"/>
      <w:szCs w:val="20"/>
    </w:rPr>
  </w:style>
  <w:style w:type="paragraph" w:customStyle="1" w:styleId="344">
    <w:name w:val="Char Char Char Char Char Char Char Char Char Char Char Char Char Char Char Char4"/>
    <w:basedOn w:val="1"/>
    <w:uiPriority w:val="0"/>
    <w:pPr>
      <w:tabs>
        <w:tab w:val="left" w:pos="360"/>
      </w:tabs>
      <w:spacing w:after="0"/>
      <w:ind w:firstLine="480" w:firstLineChars="200"/>
      <w:jc w:val="left"/>
    </w:pPr>
    <w:rPr>
      <w:rFonts w:ascii="等线 Light" w:hAnsi="等线 Light" w:eastAsia="宋体" w:cs="宋体"/>
      <w:szCs w:val="24"/>
    </w:rPr>
  </w:style>
  <w:style w:type="paragraph" w:customStyle="1" w:styleId="345">
    <w:name w:val="Normal1"/>
    <w:basedOn w:val="14"/>
    <w:uiPriority w:val="0"/>
    <w:pPr>
      <w:numPr>
        <w:ilvl w:val="0"/>
        <w:numId w:val="0"/>
      </w:numPr>
      <w:spacing w:after="120" w:line="240" w:lineRule="auto"/>
    </w:pPr>
    <w:rPr>
      <w:rFonts w:ascii="@等线 Light" w:hAnsi="@等线 Light"/>
      <w:iCs/>
      <w:color w:val="auto"/>
      <w:szCs w:val="20"/>
    </w:rPr>
  </w:style>
  <w:style w:type="paragraph" w:customStyle="1" w:styleId="346">
    <w:name w:val="特殊 宋体 小初 居中"/>
    <w:basedOn w:val="1"/>
    <w:next w:val="48"/>
    <w:uiPriority w:val="0"/>
    <w:pPr>
      <w:spacing w:after="0" w:line="312" w:lineRule="atLeast"/>
      <w:jc w:val="center"/>
    </w:pPr>
    <w:rPr>
      <w:rFonts w:ascii="等线 Light" w:hAnsi="等线 Light" w:eastAsia="宋体" w:cs="等线 Light"/>
      <w:sz w:val="72"/>
      <w:szCs w:val="20"/>
    </w:rPr>
  </w:style>
  <w:style w:type="paragraph" w:customStyle="1" w:styleId="347">
    <w:name w:val="Figure Text"/>
    <w:uiPriority w:val="0"/>
    <w:pPr>
      <w:snapToGrid w:val="0"/>
      <w:jc w:val="both"/>
    </w:pPr>
    <w:rPr>
      <w:rFonts w:ascii="等线 Light" w:hAnsi="等线 Light" w:eastAsia="@等线 Light" w:cs="Times New Roman"/>
      <w:sz w:val="18"/>
      <w:lang w:val="en-US" w:eastAsia="zh-CN" w:bidi="ar-SA"/>
    </w:rPr>
  </w:style>
  <w:style w:type="paragraph" w:customStyle="1" w:styleId="348">
    <w:name w:val="xl39"/>
    <w:basedOn w:val="1"/>
    <w:uiPriority w:val="0"/>
    <w:pPr>
      <w:pBdr>
        <w:top w:val="single" w:color="auto" w:sz="4" w:space="0"/>
        <w:left w:val="single" w:color="auto" w:sz="4" w:space="0"/>
        <w:bottom w:val="single" w:color="auto" w:sz="8" w:space="0"/>
        <w:right w:val="single" w:color="auto" w:sz="8" w:space="0"/>
      </w:pBdr>
      <w:spacing w:before="100" w:beforeAutospacing="1" w:after="100" w:afterAutospacing="1" w:line="240" w:lineRule="auto"/>
      <w:jc w:val="left"/>
    </w:pPr>
    <w:rPr>
      <w:rFonts w:ascii="等线 Light" w:hAnsi="等线 Light" w:eastAsia="宋体" w:cs="宋体"/>
      <w:szCs w:val="24"/>
    </w:rPr>
  </w:style>
  <w:style w:type="paragraph" w:customStyle="1" w:styleId="349">
    <w:name w:val="xl37"/>
    <w:basedOn w:val="1"/>
    <w:uiPriority w:val="0"/>
    <w:pPr>
      <w:pBdr>
        <w:top w:val="single" w:color="auto" w:sz="4" w:space="0"/>
        <w:left w:val="single" w:color="auto" w:sz="8" w:space="0"/>
        <w:bottom w:val="single" w:color="auto" w:sz="8" w:space="0"/>
        <w:right w:val="single" w:color="auto" w:sz="4" w:space="0"/>
      </w:pBdr>
      <w:spacing w:before="100" w:beforeAutospacing="1" w:after="100" w:afterAutospacing="1" w:line="240" w:lineRule="auto"/>
      <w:jc w:val="left"/>
    </w:pPr>
    <w:rPr>
      <w:rFonts w:ascii="等线 Light" w:hAnsi="等线 Light" w:eastAsia="宋体" w:cs="宋体"/>
      <w:szCs w:val="24"/>
    </w:rPr>
  </w:style>
  <w:style w:type="paragraph" w:customStyle="1" w:styleId="350">
    <w:name w:val="列出段落7"/>
    <w:basedOn w:val="1"/>
    <w:unhideWhenUsed/>
    <w:qFormat/>
    <w:uiPriority w:val="99"/>
    <w:pPr>
      <w:spacing w:after="0" w:line="240" w:lineRule="auto"/>
      <w:ind w:left="425" w:firstLine="420" w:firstLineChars="200"/>
      <w:jc w:val="left"/>
    </w:pPr>
    <w:rPr>
      <w:rFonts w:ascii="Calibri Light" w:hAnsi="Calibri Light" w:eastAsia="等线 Light" w:cs="@等线 Light"/>
    </w:rPr>
  </w:style>
  <w:style w:type="paragraph" w:customStyle="1" w:styleId="351">
    <w:name w:val="ConfidentialityTitle"/>
    <w:uiPriority w:val="0"/>
    <w:pPr>
      <w:keepNext/>
      <w:spacing w:after="120"/>
    </w:pPr>
    <w:rPr>
      <w:rFonts w:ascii="Times New Roman" w:hAnsi="Times New Roman" w:eastAsia="@等线 Light" w:cs="Times New Roman"/>
      <w:sz w:val="22"/>
      <w:lang w:val="en-US" w:eastAsia="en-GB" w:bidi="ar-SA"/>
    </w:rPr>
  </w:style>
  <w:style w:type="paragraph" w:customStyle="1" w:styleId="352">
    <w:name w:val=".TableText"/>
    <w:uiPriority w:val="0"/>
    <w:pPr>
      <w:spacing w:before="40" w:after="40"/>
    </w:pPr>
    <w:rPr>
      <w:rFonts w:ascii="等线 Light" w:hAnsi="等线 Light" w:eastAsia="@等线 Light" w:cs="Times New Roman"/>
      <w:sz w:val="16"/>
      <w:lang w:val="en-US" w:eastAsia="en-GB" w:bidi="ar-SA"/>
    </w:rPr>
  </w:style>
  <w:style w:type="character" w:customStyle="1" w:styleId="353">
    <w:name w:val="正文缩进 Char"/>
    <w:qFormat/>
    <w:uiPriority w:val="0"/>
    <w:rPr>
      <w:kern w:val="2"/>
      <w:sz w:val="21"/>
      <w:szCs w:val="24"/>
    </w:rPr>
  </w:style>
</w:styles>
</file>

<file path=word/_rels/document.xml.rels><?xml version="1.0" encoding="UTF-8" standalone="yes"?>
<Relationships xmlns="http://schemas.openxmlformats.org/package/2006/relationships"><Relationship Id="rId99" Type="http://schemas.openxmlformats.org/officeDocument/2006/relationships/numbering" Target="numbering.xml"/><Relationship Id="rId98" Type="http://schemas.openxmlformats.org/officeDocument/2006/relationships/customXml" Target="../customXml/item1.xml"/><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jpe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media/image1.png"/><Relationship Id="rId89" Type="http://schemas.openxmlformats.org/officeDocument/2006/relationships/image" Target="media/image80.jpe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theme" Target="theme/theme1.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jpe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jpeg"/><Relationship Id="rId55" Type="http://schemas.openxmlformats.org/officeDocument/2006/relationships/image" Target="media/image46.jpeg"/><Relationship Id="rId54" Type="http://schemas.openxmlformats.org/officeDocument/2006/relationships/image" Target="media/image45.jpeg"/><Relationship Id="rId53" Type="http://schemas.openxmlformats.org/officeDocument/2006/relationships/image" Target="media/image44.png"/><Relationship Id="rId52" Type="http://schemas.openxmlformats.org/officeDocument/2006/relationships/image" Target="media/image43.jpe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jpe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jpeg"/><Relationship Id="rId15" Type="http://schemas.openxmlformats.org/officeDocument/2006/relationships/image" Target="media/image6.emf"/><Relationship Id="rId14" Type="http://schemas.openxmlformats.org/officeDocument/2006/relationships/oleObject" Target="embeddings/oleObject1.bin"/><Relationship Id="rId13" Type="http://schemas.openxmlformats.org/officeDocument/2006/relationships/image" Target="media/image5.png"/><Relationship Id="rId12" Type="http://schemas.openxmlformats.org/officeDocument/2006/relationships/image" Target="media/image4.jpeg"/><Relationship Id="rId11" Type="http://schemas.openxmlformats.org/officeDocument/2006/relationships/image" Target="media/image3.png"/><Relationship Id="rId102" Type="http://schemas.microsoft.com/office/2011/relationships/people" Target="people.xml"/><Relationship Id="rId101" Type="http://schemas.openxmlformats.org/officeDocument/2006/relationships/fontTable" Target="fontTable.xml"/><Relationship Id="rId100" Type="http://schemas.openxmlformats.org/officeDocument/2006/relationships/customXml" Target="../customXml/item2.xml"/><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3E35A-8B92-498C-9D33-12630C70DD0C}">
  <ds:schemaRefs/>
</ds:datastoreItem>
</file>

<file path=docProps/app.xml><?xml version="1.0" encoding="utf-8"?>
<Properties xmlns="http://schemas.openxmlformats.org/officeDocument/2006/extended-properties" xmlns:vt="http://schemas.openxmlformats.org/officeDocument/2006/docPropsVTypes">
  <Template>Normal.dotm</Template>
  <Pages>109</Pages>
  <Words>3868</Words>
  <Characters>22053</Characters>
  <Lines>183</Lines>
  <Paragraphs>51</Paragraphs>
  <TotalTime>16</TotalTime>
  <ScaleCrop>false</ScaleCrop>
  <LinksUpToDate>false</LinksUpToDate>
  <CharactersWithSpaces>25870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2017-04-26T06:31:00Z</dcterms:created>
  <dc:creator>周凯</dc:creator>
  <cp:lastModifiedBy>Leng</cp:lastModifiedBy>
  <dcterms:modified xsi:type="dcterms:W3CDTF">2019-07-19T01:42:22Z</dcterms:modified>
  <cp:revision>201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